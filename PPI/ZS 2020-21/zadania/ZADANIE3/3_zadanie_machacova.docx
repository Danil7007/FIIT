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FEDDC" w14:textId="7689EBD6" w:rsidR="00381B1B" w:rsidRPr="00C05A9A" w:rsidRDefault="00381B1B" w:rsidP="00381B1B">
      <w:pPr>
        <w:pStyle w:val="Obyajntext"/>
        <w:rPr>
          <w:rFonts w:ascii="Arial" w:hAnsi="Arial" w:cs="Arial"/>
          <w:b/>
          <w:sz w:val="32"/>
          <w:szCs w:val="32"/>
          <w:lang w:val="sk-SK"/>
        </w:rPr>
      </w:pPr>
      <w:del w:id="0" w:author="Emma Macháčová" w:date="2020-10-20T19:59:00Z">
        <w:r w:rsidRPr="00C05A9A" w:rsidDel="009209D3">
          <w:rPr>
            <w:rFonts w:ascii="Arial" w:hAnsi="Arial" w:cs="Arial"/>
            <w:b/>
            <w:sz w:val="32"/>
            <w:szCs w:val="32"/>
            <w:lang w:val="sk-SK"/>
          </w:rPr>
          <w:delText>Vzorové riešenie</w:delText>
        </w:r>
      </w:del>
      <w:ins w:id="1" w:author="Emma Macháčová" w:date="2020-10-20T19:59:00Z">
        <w:r w:rsidR="009209D3">
          <w:rPr>
            <w:rFonts w:ascii="Arial" w:hAnsi="Arial" w:cs="Arial"/>
            <w:b/>
            <w:sz w:val="32"/>
            <w:szCs w:val="32"/>
            <w:lang w:val="sk-SK"/>
          </w:rPr>
          <w:t>Riešenie</w:t>
        </w:r>
      </w:ins>
      <w:r w:rsidRPr="00C05A9A">
        <w:rPr>
          <w:rFonts w:ascii="Arial" w:hAnsi="Arial" w:cs="Arial"/>
          <w:b/>
          <w:sz w:val="32"/>
          <w:szCs w:val="32"/>
          <w:lang w:val="sk-SK"/>
        </w:rPr>
        <w:t xml:space="preserve"> </w:t>
      </w:r>
      <w:r>
        <w:rPr>
          <w:rFonts w:ascii="Arial" w:hAnsi="Arial" w:cs="Arial"/>
          <w:b/>
          <w:sz w:val="32"/>
          <w:szCs w:val="32"/>
          <w:lang w:val="sk-SK"/>
        </w:rPr>
        <w:t>3</w:t>
      </w:r>
      <w:r w:rsidRPr="00C05A9A">
        <w:rPr>
          <w:rFonts w:ascii="Arial" w:hAnsi="Arial" w:cs="Arial"/>
          <w:b/>
          <w:sz w:val="32"/>
          <w:szCs w:val="32"/>
          <w:lang w:val="sk-SK"/>
        </w:rPr>
        <w:t>. zadania</w:t>
      </w:r>
    </w:p>
    <w:p w14:paraId="0676BF17" w14:textId="134C9B77" w:rsidR="00381B1B" w:rsidRPr="00C05A9A" w:rsidRDefault="00381B1B" w:rsidP="00381B1B">
      <w:pPr>
        <w:pStyle w:val="Obyajntext"/>
        <w:rPr>
          <w:rFonts w:ascii="Times New Roman" w:hAnsi="Times New Roman"/>
          <w:b/>
          <w:sz w:val="32"/>
          <w:lang w:val="sk-SK"/>
        </w:rPr>
      </w:pPr>
    </w:p>
    <w:p w14:paraId="148D81F1" w14:textId="77777777" w:rsidR="00381B1B" w:rsidRPr="00C05A9A" w:rsidRDefault="00381B1B" w:rsidP="00381B1B">
      <w:pPr>
        <w:pStyle w:val="Obyajntext"/>
        <w:rPr>
          <w:rFonts w:ascii="Times New Roman" w:hAnsi="Times New Roman"/>
          <w:b/>
          <w:sz w:val="32"/>
          <w:lang w:val="sk-SK"/>
        </w:rPr>
      </w:pPr>
      <w:r w:rsidRPr="00C05A9A">
        <w:rPr>
          <w:rFonts w:ascii="Times New Roman" w:hAnsi="Times New Roman"/>
          <w:b/>
          <w:sz w:val="32"/>
          <w:lang w:val="sk-SK"/>
        </w:rPr>
        <w:t xml:space="preserve">SYNTÉZA </w:t>
      </w:r>
      <w:r w:rsidR="00F738D4">
        <w:rPr>
          <w:rFonts w:ascii="Times New Roman" w:hAnsi="Times New Roman"/>
          <w:b/>
          <w:sz w:val="32"/>
          <w:lang w:val="sk-SK"/>
        </w:rPr>
        <w:t>SEKVEN</w:t>
      </w:r>
      <w:r w:rsidRPr="00C05A9A">
        <w:rPr>
          <w:rFonts w:ascii="Times New Roman" w:hAnsi="Times New Roman"/>
          <w:b/>
          <w:sz w:val="32"/>
          <w:lang w:val="sk-SK"/>
        </w:rPr>
        <w:t>ČNÝCH LOGICKÝCH OBVODOV</w:t>
      </w:r>
    </w:p>
    <w:p w14:paraId="13BEB0F4" w14:textId="77777777" w:rsidR="00381B1B" w:rsidRPr="00C05A9A" w:rsidRDefault="00381B1B" w:rsidP="00381B1B">
      <w:pPr>
        <w:pStyle w:val="Obyajntext"/>
        <w:rPr>
          <w:rFonts w:ascii="Times New Roman" w:hAnsi="Times New Roman"/>
          <w:b/>
          <w:sz w:val="28"/>
          <w:szCs w:val="28"/>
          <w:lang w:val="sk-SK"/>
        </w:rPr>
      </w:pPr>
      <w:r w:rsidRPr="00C05A9A">
        <w:rPr>
          <w:rFonts w:ascii="Times New Roman" w:hAnsi="Times New Roman"/>
          <w:lang w:val="sk-SK"/>
        </w:rPr>
        <w:t xml:space="preserve">                                                       </w:t>
      </w:r>
    </w:p>
    <w:p w14:paraId="15972F2D" w14:textId="0D94D5AD" w:rsidR="00381B1B" w:rsidRPr="00C05A9A" w:rsidRDefault="00381B1B" w:rsidP="00381B1B">
      <w:pPr>
        <w:pStyle w:val="Obyajntext"/>
        <w:rPr>
          <w:rFonts w:ascii="Times New Roman" w:hAnsi="Times New Roman"/>
          <w:sz w:val="24"/>
          <w:lang w:val="sk-SK"/>
        </w:rPr>
      </w:pPr>
      <w:r w:rsidRPr="00381B1B">
        <w:rPr>
          <w:rFonts w:ascii="Times New Roman" w:hAnsi="Times New Roman"/>
          <w:sz w:val="24"/>
          <w:lang w:val="sk-SK"/>
        </w:rPr>
        <w:t xml:space="preserve">Navrhnite synchrónny sekvenčný obvod so vstupom x a výstupom y s nasledujúcim správaním: na výstupe </w:t>
      </w:r>
      <w:r w:rsidR="00D76AF6">
        <w:rPr>
          <w:rFonts w:ascii="Times New Roman" w:hAnsi="Times New Roman"/>
          <w:sz w:val="24"/>
          <w:lang w:val="sk-SK"/>
        </w:rPr>
        <w:t>Y</w:t>
      </w:r>
      <w:r w:rsidRPr="00381B1B">
        <w:rPr>
          <w:rFonts w:ascii="Times New Roman" w:hAnsi="Times New Roman"/>
          <w:sz w:val="24"/>
          <w:lang w:val="sk-SK"/>
        </w:rPr>
        <w:t xml:space="preserve"> bude 1 vždy vtedy, ak sa (zo začiatočného stavu) vo vstupnej postupnosti vyskytne postupnosť </w:t>
      </w:r>
      <w:ins w:id="2" w:author="Emma Macháčová" w:date="2020-10-20T20:02:00Z">
        <w:r w:rsidR="009209D3" w:rsidRPr="009209D3">
          <w:rPr>
            <w:rFonts w:ascii="Times New Roman" w:hAnsi="Times New Roman"/>
            <w:b/>
            <w:bCs/>
            <w:sz w:val="24"/>
            <w:highlight w:val="yellow"/>
            <w:lang w:val="sk-SK"/>
            <w:rPrChange w:id="3" w:author="Emma Macháčová" w:date="2020-10-20T20:03:00Z">
              <w:rPr>
                <w:rFonts w:cs="Courier New"/>
                <w:color w:val="000000"/>
                <w:shd w:val="clear" w:color="auto" w:fill="FFFFFF"/>
              </w:rPr>
            </w:rPrChange>
          </w:rPr>
          <w:t>110000</w:t>
        </w:r>
        <w:r w:rsidR="009209D3" w:rsidRPr="009209D3">
          <w:rPr>
            <w:rFonts w:ascii="Times New Roman" w:hAnsi="Times New Roman"/>
            <w:sz w:val="24"/>
            <w:lang w:val="sk-SK"/>
            <w:rPrChange w:id="4" w:author="Emma Macháčová" w:date="2020-10-20T20:02:00Z">
              <w:rPr>
                <w:rFonts w:cs="Courier New"/>
                <w:color w:val="000000"/>
                <w:shd w:val="clear" w:color="auto" w:fill="FFFFFF"/>
              </w:rPr>
            </w:rPrChange>
          </w:rPr>
          <w:t xml:space="preserve"> </w:t>
        </w:r>
      </w:ins>
      <w:del w:id="5" w:author="Emma Macháčová" w:date="2020-10-20T20:02:00Z">
        <w:r w:rsidRPr="009209D3" w:rsidDel="009209D3">
          <w:rPr>
            <w:rFonts w:ascii="Times New Roman" w:hAnsi="Times New Roman"/>
            <w:sz w:val="24"/>
            <w:lang w:val="sk-SK"/>
            <w:rPrChange w:id="6" w:author="Emma Macháčová" w:date="2020-10-20T20:02:00Z">
              <w:rPr>
                <w:rFonts w:ascii="Times New Roman" w:hAnsi="Times New Roman"/>
                <w:b/>
                <w:sz w:val="24"/>
                <w:highlight w:val="yellow"/>
                <w:lang w:val="sk-SK"/>
              </w:rPr>
            </w:rPrChange>
          </w:rPr>
          <w:delText>10101</w:delText>
        </w:r>
        <w:r w:rsidRPr="00381B1B" w:rsidDel="009209D3">
          <w:rPr>
            <w:rFonts w:ascii="Times New Roman" w:hAnsi="Times New Roman"/>
            <w:sz w:val="24"/>
            <w:lang w:val="sk-SK"/>
          </w:rPr>
          <w:delText xml:space="preserve"> </w:delText>
        </w:r>
      </w:del>
      <w:r w:rsidR="00CC79F0">
        <w:rPr>
          <w:rFonts w:ascii="Times New Roman" w:hAnsi="Times New Roman"/>
          <w:sz w:val="24"/>
          <w:lang w:val="sk-SK"/>
        </w:rPr>
        <w:t>(postupnosti sa môžu prekrývať</w:t>
      </w:r>
      <w:ins w:id="7" w:author="Emma Macháčová" w:date="2020-10-20T20:02:00Z">
        <w:r w:rsidR="009209D3">
          <w:rPr>
            <w:rFonts w:ascii="Times New Roman" w:hAnsi="Times New Roman"/>
            <w:sz w:val="24"/>
            <w:lang w:val="sk-SK"/>
          </w:rPr>
          <w:t xml:space="preserve">). </w:t>
        </w:r>
      </w:ins>
      <w:del w:id="8" w:author="Emma Macháčová" w:date="2020-10-20T20:02:00Z">
        <w:r w:rsidR="00CC79F0" w:rsidDel="009209D3">
          <w:rPr>
            <w:rFonts w:ascii="Times New Roman" w:hAnsi="Times New Roman"/>
            <w:sz w:val="24"/>
            <w:lang w:val="sk-SK"/>
          </w:rPr>
          <w:delText>, v tomto prípade 1010101 je možné chápať ako dve postupnosti)</w:delText>
        </w:r>
        <w:r w:rsidRPr="00381B1B" w:rsidDel="009209D3">
          <w:rPr>
            <w:rFonts w:ascii="Times New Roman" w:hAnsi="Times New Roman"/>
            <w:sz w:val="24"/>
            <w:lang w:val="sk-SK"/>
          </w:rPr>
          <w:delText>.</w:delText>
        </w:r>
      </w:del>
      <w:r w:rsidRPr="00C05A9A">
        <w:rPr>
          <w:rFonts w:ascii="Times New Roman" w:hAnsi="Times New Roman"/>
          <w:sz w:val="24"/>
          <w:lang w:val="sk-SK"/>
        </w:rPr>
        <w:t xml:space="preserve">Vlastné  riešenie overte  </w:t>
      </w:r>
      <w:proofErr w:type="spellStart"/>
      <w:r w:rsidRPr="00C05A9A">
        <w:rPr>
          <w:rFonts w:ascii="Times New Roman" w:hAnsi="Times New Roman"/>
          <w:sz w:val="24"/>
          <w:lang w:val="sk-SK"/>
        </w:rPr>
        <w:t>progr</w:t>
      </w:r>
      <w:proofErr w:type="spellEnd"/>
      <w:r w:rsidRPr="00C05A9A">
        <w:rPr>
          <w:rFonts w:ascii="Times New Roman" w:hAnsi="Times New Roman"/>
          <w:sz w:val="24"/>
          <w:lang w:val="sk-SK"/>
        </w:rPr>
        <w:t>. prostriedkami ESPRESSO a </w:t>
      </w:r>
      <w:proofErr w:type="spellStart"/>
      <w:r w:rsidRPr="00C05A9A">
        <w:rPr>
          <w:rFonts w:ascii="Times New Roman" w:hAnsi="Times New Roman"/>
          <w:sz w:val="24"/>
          <w:lang w:val="sk-SK"/>
        </w:rPr>
        <w:t>LogiSim</w:t>
      </w:r>
      <w:proofErr w:type="spellEnd"/>
      <w:r w:rsidRPr="00C05A9A">
        <w:rPr>
          <w:rFonts w:ascii="Times New Roman" w:hAnsi="Times New Roman"/>
          <w:sz w:val="24"/>
          <w:lang w:val="sk-SK"/>
        </w:rPr>
        <w:t xml:space="preserve"> (</w:t>
      </w:r>
      <w:proofErr w:type="spellStart"/>
      <w:r w:rsidRPr="00C05A9A">
        <w:rPr>
          <w:rFonts w:ascii="Times New Roman" w:hAnsi="Times New Roman"/>
          <w:sz w:val="24"/>
          <w:lang w:val="sk-SK"/>
        </w:rPr>
        <w:t>príp</w:t>
      </w:r>
      <w:proofErr w:type="spellEnd"/>
      <w:r w:rsidRPr="00C05A9A">
        <w:rPr>
          <w:rFonts w:ascii="Times New Roman" w:hAnsi="Times New Roman"/>
          <w:sz w:val="24"/>
          <w:lang w:val="sk-SK"/>
        </w:rPr>
        <w:t xml:space="preserve"> LOG alebo </w:t>
      </w:r>
      <w:proofErr w:type="spellStart"/>
      <w:r w:rsidRPr="00C05A9A">
        <w:rPr>
          <w:rFonts w:ascii="Times New Roman" w:hAnsi="Times New Roman"/>
          <w:sz w:val="24"/>
          <w:lang w:val="sk-SK"/>
        </w:rPr>
        <w:t>FitBoard</w:t>
      </w:r>
      <w:proofErr w:type="spellEnd"/>
      <w:r w:rsidRPr="00C05A9A">
        <w:rPr>
          <w:rFonts w:ascii="Times New Roman" w:hAnsi="Times New Roman"/>
          <w:sz w:val="24"/>
          <w:lang w:val="sk-SK"/>
        </w:rPr>
        <w:t>).</w:t>
      </w:r>
    </w:p>
    <w:p w14:paraId="63F97D1B" w14:textId="77777777" w:rsidR="00381B1B" w:rsidRPr="00C05A9A" w:rsidRDefault="00381B1B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</w:p>
    <w:p w14:paraId="754151A4" w14:textId="77777777" w:rsidR="00381B1B" w:rsidRPr="00C05A9A" w:rsidRDefault="00381B1B" w:rsidP="00381B1B">
      <w:pPr>
        <w:pStyle w:val="Obyajntext"/>
        <w:rPr>
          <w:rFonts w:ascii="Times New Roman" w:hAnsi="Times New Roman"/>
          <w:sz w:val="24"/>
          <w:lang w:val="sk-SK"/>
        </w:rPr>
      </w:pPr>
      <w:r w:rsidRPr="00C05A9A">
        <w:rPr>
          <w:rFonts w:ascii="Times New Roman" w:hAnsi="Times New Roman"/>
          <w:sz w:val="24"/>
          <w:lang w:val="sk-SK"/>
        </w:rPr>
        <w:t>Úlohy:</w:t>
      </w:r>
    </w:p>
    <w:p w14:paraId="65E602CD" w14:textId="77777777" w:rsidR="00381B1B" w:rsidRPr="00C05A9A" w:rsidRDefault="00381B1B" w:rsidP="00381B1B">
      <w:pPr>
        <w:pStyle w:val="Obyajntext"/>
        <w:numPr>
          <w:ilvl w:val="0"/>
          <w:numId w:val="1"/>
        </w:numPr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V pamäťovej časti použite minimálny počet preklápacích obvodov </w:t>
      </w:r>
      <w:r>
        <w:rPr>
          <w:rFonts w:ascii="Times New Roman" w:hAnsi="Times New Roman"/>
          <w:b/>
          <w:sz w:val="24"/>
          <w:lang w:val="sk-SK"/>
        </w:rPr>
        <w:t>JK</w:t>
      </w:r>
      <w:r w:rsidRPr="00381B1B">
        <w:rPr>
          <w:rFonts w:ascii="Times New Roman" w:hAnsi="Times New Roman"/>
          <w:b/>
          <w:sz w:val="24"/>
          <w:lang w:val="sk-SK"/>
        </w:rPr>
        <w:t>-PO</w:t>
      </w:r>
      <w:r w:rsidRPr="00381B1B">
        <w:rPr>
          <w:rFonts w:ascii="Times New Roman" w:hAnsi="Times New Roman"/>
          <w:sz w:val="24"/>
          <w:lang w:val="sk-SK"/>
        </w:rPr>
        <w:t>.</w:t>
      </w:r>
    </w:p>
    <w:p w14:paraId="440666FC" w14:textId="77777777" w:rsidR="00381B1B" w:rsidRPr="00C05A9A" w:rsidRDefault="00381B1B" w:rsidP="00381B1B">
      <w:pPr>
        <w:pStyle w:val="Obyajntext"/>
        <w:numPr>
          <w:ilvl w:val="0"/>
          <w:numId w:val="1"/>
        </w:numPr>
        <w:rPr>
          <w:rFonts w:ascii="Times New Roman" w:hAnsi="Times New Roman"/>
          <w:sz w:val="24"/>
          <w:lang w:val="sk-SK"/>
        </w:rPr>
      </w:pPr>
      <w:r w:rsidRPr="00C05A9A">
        <w:rPr>
          <w:rFonts w:ascii="Times New Roman" w:hAnsi="Times New Roman"/>
          <w:sz w:val="24"/>
          <w:lang w:val="sk-SK"/>
        </w:rPr>
        <w:t>Navrhnuté B-funkcie v tvare MDNF overte programom pre ESPRESSO</w:t>
      </w:r>
      <w:r>
        <w:rPr>
          <w:rFonts w:ascii="Times New Roman" w:hAnsi="Times New Roman"/>
          <w:sz w:val="24"/>
          <w:lang w:val="sk-SK"/>
        </w:rPr>
        <w:t>. Pri návrhu B-funkcií klaďte dôraz na skupinovú minimalizáciu funkcií.</w:t>
      </w:r>
    </w:p>
    <w:p w14:paraId="44A9BCB2" w14:textId="77777777" w:rsidR="00381B1B" w:rsidRDefault="00381B1B" w:rsidP="00381B1B">
      <w:pPr>
        <w:pStyle w:val="Obyajntext"/>
        <w:numPr>
          <w:ilvl w:val="0"/>
          <w:numId w:val="1"/>
        </w:numPr>
        <w:rPr>
          <w:rFonts w:ascii="Times New Roman" w:hAnsi="Times New Roman"/>
          <w:sz w:val="24"/>
          <w:lang w:val="sk-SK"/>
        </w:rPr>
      </w:pPr>
      <w:r w:rsidRPr="00C05A9A">
        <w:rPr>
          <w:rFonts w:ascii="Times New Roman" w:hAnsi="Times New Roman"/>
          <w:sz w:val="24"/>
          <w:lang w:val="sk-SK"/>
        </w:rPr>
        <w:t>Optimálne</w:t>
      </w:r>
      <w:r>
        <w:rPr>
          <w:rFonts w:ascii="Times New Roman" w:hAnsi="Times New Roman"/>
          <w:sz w:val="24"/>
          <w:lang w:val="sk-SK"/>
        </w:rPr>
        <w:t xml:space="preserve"> </w:t>
      </w:r>
      <w:r w:rsidRPr="00C05A9A">
        <w:rPr>
          <w:rFonts w:ascii="Times New Roman" w:hAnsi="Times New Roman"/>
          <w:sz w:val="24"/>
          <w:lang w:val="sk-SK"/>
        </w:rPr>
        <w:t>riešenie (treba zhodnotiť, ktoré riešenie je lepšie a prečo) vytvorte obvod s členmi NAND</w:t>
      </w:r>
      <w:r>
        <w:rPr>
          <w:rFonts w:ascii="Times New Roman" w:hAnsi="Times New Roman"/>
          <w:sz w:val="24"/>
          <w:lang w:val="sk-SK"/>
        </w:rPr>
        <w:t xml:space="preserve"> (výhradne NAND, t.j. ani žiadne NOT).</w:t>
      </w:r>
    </w:p>
    <w:p w14:paraId="3EB8C8C3" w14:textId="77777777" w:rsidR="00381B1B" w:rsidRPr="00C05A9A" w:rsidRDefault="00381B1B" w:rsidP="00381B1B">
      <w:pPr>
        <w:pStyle w:val="Obyajntext"/>
        <w:numPr>
          <w:ilvl w:val="0"/>
          <w:numId w:val="1"/>
        </w:numPr>
        <w:rPr>
          <w:rFonts w:ascii="Times New Roman" w:hAnsi="Times New Roman"/>
          <w:sz w:val="24"/>
          <w:lang w:val="sk-SK"/>
        </w:rPr>
      </w:pPr>
      <w:r w:rsidRPr="00C05A9A">
        <w:rPr>
          <w:rFonts w:ascii="Times New Roman" w:hAnsi="Times New Roman"/>
          <w:sz w:val="24"/>
          <w:lang w:val="sk-SK"/>
        </w:rPr>
        <w:t xml:space="preserve">Výslednú schému nakreslite v simulátore </w:t>
      </w:r>
      <w:proofErr w:type="spellStart"/>
      <w:r w:rsidRPr="00C05A9A">
        <w:rPr>
          <w:rFonts w:ascii="Times New Roman" w:hAnsi="Times New Roman"/>
          <w:sz w:val="24"/>
          <w:lang w:val="sk-SK"/>
        </w:rPr>
        <w:t>LogiSim</w:t>
      </w:r>
      <w:proofErr w:type="spellEnd"/>
      <w:r w:rsidRPr="00C05A9A">
        <w:rPr>
          <w:rFonts w:ascii="Times New Roman" w:hAnsi="Times New Roman"/>
          <w:sz w:val="24"/>
          <w:lang w:val="sk-SK"/>
        </w:rPr>
        <w:t xml:space="preserve"> (príp. LOG alebo </w:t>
      </w:r>
      <w:proofErr w:type="spellStart"/>
      <w:r w:rsidRPr="00C05A9A">
        <w:rPr>
          <w:rFonts w:ascii="Times New Roman" w:hAnsi="Times New Roman"/>
          <w:sz w:val="24"/>
          <w:lang w:val="sk-SK"/>
        </w:rPr>
        <w:t>FitBoard</w:t>
      </w:r>
      <w:proofErr w:type="spellEnd"/>
      <w:r w:rsidRPr="00C05A9A">
        <w:rPr>
          <w:rFonts w:ascii="Times New Roman" w:hAnsi="Times New Roman"/>
          <w:sz w:val="24"/>
          <w:lang w:val="sk-SK"/>
        </w:rPr>
        <w:t>) a overte simuláciou</w:t>
      </w:r>
      <w:r>
        <w:rPr>
          <w:rFonts w:ascii="Times New Roman" w:hAnsi="Times New Roman"/>
          <w:sz w:val="24"/>
          <w:lang w:val="sk-SK"/>
        </w:rPr>
        <w:t>.</w:t>
      </w:r>
    </w:p>
    <w:p w14:paraId="51FAC159" w14:textId="77777777" w:rsidR="00381B1B" w:rsidRPr="00C05A9A" w:rsidRDefault="00381B1B" w:rsidP="00381B1B">
      <w:pPr>
        <w:pStyle w:val="Obyajntext"/>
        <w:numPr>
          <w:ilvl w:val="0"/>
          <w:numId w:val="1"/>
        </w:numPr>
        <w:rPr>
          <w:rFonts w:ascii="Times New Roman" w:hAnsi="Times New Roman"/>
          <w:sz w:val="24"/>
          <w:lang w:val="sk-SK"/>
        </w:rPr>
      </w:pPr>
      <w:r w:rsidRPr="00C05A9A">
        <w:rPr>
          <w:rFonts w:ascii="Times New Roman" w:hAnsi="Times New Roman"/>
          <w:sz w:val="24"/>
          <w:lang w:val="sk-SK"/>
        </w:rPr>
        <w:t>Riešenie vyhodnoťte (zhodnotenie zadania, postup riešenia, vyjadreni</w:t>
      </w:r>
      <w:r>
        <w:rPr>
          <w:rFonts w:ascii="Times New Roman" w:hAnsi="Times New Roman"/>
          <w:sz w:val="24"/>
          <w:lang w:val="sk-SK"/>
        </w:rPr>
        <w:t>e sa k počtu logických členov</w:t>
      </w:r>
      <w:r w:rsidRPr="00C05A9A">
        <w:rPr>
          <w:rFonts w:ascii="Times New Roman" w:hAnsi="Times New Roman"/>
          <w:sz w:val="24"/>
          <w:lang w:val="sk-SK"/>
        </w:rPr>
        <w:t>).</w:t>
      </w:r>
    </w:p>
    <w:p w14:paraId="1BD84B60" w14:textId="77777777" w:rsidR="00381B1B" w:rsidRDefault="00381B1B" w:rsidP="00381B1B">
      <w:pPr>
        <w:pStyle w:val="Obyajntext"/>
        <w:rPr>
          <w:rFonts w:ascii="Times New Roman" w:hAnsi="Times New Roman"/>
          <w:sz w:val="24"/>
          <w:lang w:val="sk-SK"/>
        </w:rPr>
      </w:pPr>
    </w:p>
    <w:p w14:paraId="53D065C2" w14:textId="2B09D390" w:rsidR="008C2F75" w:rsidDel="009209D3" w:rsidRDefault="008C2F75" w:rsidP="00381B1B">
      <w:pPr>
        <w:pStyle w:val="Obyajntext"/>
        <w:rPr>
          <w:del w:id="9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0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Upozornenie </w:delText>
        </w:r>
        <w:r w:rsidR="00785ADF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toto je príklad pre 5 číselnú postupnosť, vy máte 6 číselnú postupnosť.</w:delText>
        </w:r>
      </w:del>
    </w:p>
    <w:p w14:paraId="7CDCB30B" w14:textId="653E5FAF" w:rsidR="00381B1B" w:rsidRPr="00D55DC5" w:rsidDel="009209D3" w:rsidRDefault="00381B1B" w:rsidP="00381B1B">
      <w:pPr>
        <w:pStyle w:val="Obyajntext"/>
        <w:rPr>
          <w:del w:id="11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2" w:author="Emma Macháčová" w:date="2020-10-20T20:03:00Z">
        <w:r w:rsidRPr="00D55DC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Vytvárame obvod, ktorý má nasledovnú </w:delText>
        </w:r>
        <w:r w:rsidR="008C706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všeobecnú </w:delText>
        </w:r>
        <w:r w:rsidRPr="00D55DC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schému:</w:delText>
        </w:r>
      </w:del>
    </w:p>
    <w:p w14:paraId="39CD9898" w14:textId="03B452E5" w:rsidR="00381B1B" w:rsidRPr="00D55DC5" w:rsidDel="009209D3" w:rsidRDefault="00381B1B" w:rsidP="00381B1B">
      <w:pPr>
        <w:pStyle w:val="Obyajntext"/>
        <w:jc w:val="center"/>
        <w:rPr>
          <w:del w:id="13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4" w:author="Emma Macháčová" w:date="2020-10-20T20:03:00Z">
        <w:r w:rsidRPr="00D55DC5" w:rsidDel="009209D3">
          <w:rPr>
            <w:rFonts w:ascii="Times New Roman" w:hAnsi="Times New Roman"/>
            <w:i/>
            <w:noProof/>
            <w:sz w:val="24"/>
            <w:highlight w:val="yellow"/>
            <w:lang w:val="sk-SK" w:eastAsia="sk-SK"/>
          </w:rPr>
          <w:drawing>
            <wp:inline distT="0" distB="0" distL="0" distR="0" wp14:anchorId="71C710F3" wp14:editId="7CE21D1B">
              <wp:extent cx="2800350" cy="2162175"/>
              <wp:effectExtent l="19050" t="0" r="0" b="0"/>
              <wp:docPr id="4" name="Obrázok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00350" cy="2162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1F63D2C4" w14:textId="2EFC7042" w:rsidR="00381B1B" w:rsidRPr="00D55DC5" w:rsidDel="009209D3" w:rsidRDefault="00381B1B" w:rsidP="00381B1B">
      <w:pPr>
        <w:pStyle w:val="Odsekzoznamu"/>
        <w:numPr>
          <w:ilvl w:val="0"/>
          <w:numId w:val="4"/>
        </w:numPr>
        <w:spacing w:after="200" w:line="276" w:lineRule="auto"/>
        <w:rPr>
          <w:del w:id="15" w:author="Emma Macháčová" w:date="2020-10-20T20:03:00Z"/>
          <w:i/>
          <w:highlight w:val="yellow"/>
          <w:lang w:val="en-US"/>
        </w:rPr>
      </w:pPr>
      <w:del w:id="16" w:author="Emma Macháčová" w:date="2020-10-20T20:03:00Z">
        <w:r w:rsidRPr="00D55DC5" w:rsidDel="009209D3">
          <w:rPr>
            <w:i/>
            <w:highlight w:val="yellow"/>
            <w:lang w:val="en-US"/>
          </w:rPr>
          <w:delText>X – vstupná premenná, môže ich byť viacero.</w:delText>
        </w:r>
      </w:del>
    </w:p>
    <w:p w14:paraId="539970FC" w14:textId="7BF8F275" w:rsidR="00381B1B" w:rsidRPr="00D55DC5" w:rsidDel="009209D3" w:rsidRDefault="00381B1B" w:rsidP="00381B1B">
      <w:pPr>
        <w:pStyle w:val="Odsekzoznamu"/>
        <w:numPr>
          <w:ilvl w:val="0"/>
          <w:numId w:val="4"/>
        </w:numPr>
        <w:spacing w:after="200" w:line="276" w:lineRule="auto"/>
        <w:rPr>
          <w:del w:id="17" w:author="Emma Macháčová" w:date="2020-10-20T20:03:00Z"/>
          <w:i/>
          <w:highlight w:val="yellow"/>
          <w:lang w:val="en-US"/>
        </w:rPr>
      </w:pPr>
      <w:del w:id="18" w:author="Emma Macháčová" w:date="2020-10-20T20:03:00Z">
        <w:r w:rsidRPr="00D55DC5" w:rsidDel="009209D3">
          <w:rPr>
            <w:i/>
            <w:highlight w:val="yellow"/>
            <w:lang w:val="en-US"/>
          </w:rPr>
          <w:delText>Y – výstupná premenná, tiež ich môže byť viacero.</w:delText>
        </w:r>
      </w:del>
    </w:p>
    <w:p w14:paraId="40904DD6" w14:textId="028124B3" w:rsidR="00381B1B" w:rsidRPr="00D55DC5" w:rsidDel="009209D3" w:rsidRDefault="00381B1B" w:rsidP="00381B1B">
      <w:pPr>
        <w:pStyle w:val="Odsekzoznamu"/>
        <w:numPr>
          <w:ilvl w:val="0"/>
          <w:numId w:val="4"/>
        </w:numPr>
        <w:spacing w:after="200" w:line="276" w:lineRule="auto"/>
        <w:rPr>
          <w:del w:id="19" w:author="Emma Macháčová" w:date="2020-10-20T20:03:00Z"/>
          <w:i/>
          <w:highlight w:val="yellow"/>
          <w:lang w:val="en-US"/>
        </w:rPr>
      </w:pPr>
      <w:del w:id="20" w:author="Emma Macháčová" w:date="2020-10-20T20:03:00Z">
        <w:r w:rsidRPr="00D55DC5" w:rsidDel="009209D3">
          <w:rPr>
            <w:i/>
            <w:highlight w:val="yellow"/>
            <w:lang w:val="en-US"/>
          </w:rPr>
          <w:delText>Z1, Z2</w:delText>
        </w:r>
        <w:r w:rsidR="00D55DC5" w:rsidRPr="00D55DC5" w:rsidDel="009209D3">
          <w:rPr>
            <w:i/>
            <w:highlight w:val="yellow"/>
            <w:lang w:val="en-US"/>
          </w:rPr>
          <w:delText>,..</w:delText>
        </w:r>
        <w:r w:rsidRPr="00D55DC5" w:rsidDel="009209D3">
          <w:rPr>
            <w:i/>
            <w:highlight w:val="yellow"/>
            <w:lang w:val="en-US"/>
          </w:rPr>
          <w:delText xml:space="preserve"> – stavov</w:delText>
        </w:r>
        <w:r w:rsidR="00D55DC5" w:rsidRPr="00D55DC5" w:rsidDel="009209D3">
          <w:rPr>
            <w:i/>
            <w:highlight w:val="yellow"/>
            <w:lang w:val="en-US"/>
          </w:rPr>
          <w:delText>é premenné, pomocou ktorých sú kódované jednotlivé stavy.</w:delText>
        </w:r>
      </w:del>
    </w:p>
    <w:p w14:paraId="7B06DFDC" w14:textId="1353C272" w:rsidR="00381B1B" w:rsidRPr="00D55DC5" w:rsidDel="009209D3" w:rsidRDefault="00381B1B" w:rsidP="00381B1B">
      <w:pPr>
        <w:pStyle w:val="Odsekzoznamu"/>
        <w:numPr>
          <w:ilvl w:val="0"/>
          <w:numId w:val="4"/>
        </w:numPr>
        <w:spacing w:after="200" w:line="276" w:lineRule="auto"/>
        <w:rPr>
          <w:del w:id="21" w:author="Emma Macháčová" w:date="2020-10-20T20:03:00Z"/>
          <w:i/>
          <w:highlight w:val="yellow"/>
          <w:lang w:val="en-US"/>
        </w:rPr>
      </w:pPr>
      <w:del w:id="22" w:author="Emma Macháčová" w:date="2020-10-20T20:03:00Z">
        <w:r w:rsidRPr="00D55DC5" w:rsidDel="009209D3">
          <w:rPr>
            <w:i/>
            <w:highlight w:val="yellow"/>
            <w:lang w:val="en-US"/>
          </w:rPr>
          <w:delText>D1, D</w:delText>
        </w:r>
        <w:r w:rsidR="00D55DC5" w:rsidRPr="00D55DC5" w:rsidDel="009209D3">
          <w:rPr>
            <w:i/>
            <w:highlight w:val="yellow"/>
            <w:lang w:val="en-US"/>
          </w:rPr>
          <w:delText>2,…</w:delText>
        </w:r>
        <w:r w:rsidRPr="00D55DC5" w:rsidDel="009209D3">
          <w:rPr>
            <w:i/>
            <w:highlight w:val="yellow"/>
            <w:lang w:val="en-US"/>
          </w:rPr>
          <w:delText xml:space="preserve"> – budiace funkcie</w:delText>
        </w:r>
        <w:r w:rsidR="00D55DC5" w:rsidRPr="00D55DC5" w:rsidDel="009209D3">
          <w:rPr>
            <w:i/>
            <w:highlight w:val="yellow"/>
            <w:lang w:val="en-US"/>
          </w:rPr>
          <w:delText>.</w:delText>
        </w:r>
      </w:del>
    </w:p>
    <w:p w14:paraId="51C6E1F3" w14:textId="47378E99" w:rsidR="00381B1B" w:rsidRPr="00D55DC5" w:rsidDel="009209D3" w:rsidRDefault="00381B1B" w:rsidP="00381B1B">
      <w:pPr>
        <w:pStyle w:val="Odsekzoznamu"/>
        <w:numPr>
          <w:ilvl w:val="0"/>
          <w:numId w:val="4"/>
        </w:numPr>
        <w:spacing w:after="200" w:line="276" w:lineRule="auto"/>
        <w:rPr>
          <w:del w:id="23" w:author="Emma Macháčová" w:date="2020-10-20T20:03:00Z"/>
          <w:i/>
          <w:highlight w:val="yellow"/>
          <w:lang w:val="en-US"/>
        </w:rPr>
      </w:pPr>
      <w:del w:id="24" w:author="Emma Macháčová" w:date="2020-10-20T20:03:00Z">
        <w:r w:rsidRPr="00D55DC5" w:rsidDel="009209D3">
          <w:rPr>
            <w:i/>
            <w:highlight w:val="yellow"/>
            <w:lang w:val="en-US"/>
          </w:rPr>
          <w:delText>KL – kombinačná logika</w:delText>
        </w:r>
        <w:r w:rsidR="00D55DC5" w:rsidRPr="00D55DC5" w:rsidDel="009209D3">
          <w:rPr>
            <w:i/>
            <w:highlight w:val="yellow"/>
            <w:lang w:val="en-US"/>
          </w:rPr>
          <w:delText xml:space="preserve"> (zjednodušene povedané, toto ste robili na 2. zadaní).</w:delText>
        </w:r>
      </w:del>
    </w:p>
    <w:p w14:paraId="55D6F7D3" w14:textId="0B308922" w:rsidR="00381B1B" w:rsidDel="009209D3" w:rsidRDefault="00D55DC5" w:rsidP="00381B1B">
      <w:pPr>
        <w:pStyle w:val="Odsekzoznamu"/>
        <w:numPr>
          <w:ilvl w:val="0"/>
          <w:numId w:val="4"/>
        </w:numPr>
        <w:spacing w:after="200" w:line="276" w:lineRule="auto"/>
        <w:rPr>
          <w:del w:id="25" w:author="Emma Macháčová" w:date="2020-10-20T20:03:00Z"/>
          <w:i/>
          <w:highlight w:val="yellow"/>
          <w:lang w:val="en-US"/>
        </w:rPr>
      </w:pPr>
      <w:del w:id="26" w:author="Emma Macháčová" w:date="2020-10-20T20:03:00Z">
        <w:r w:rsidRPr="00D55DC5" w:rsidDel="009209D3">
          <w:rPr>
            <w:i/>
            <w:highlight w:val="yellow"/>
            <w:lang w:val="en-US"/>
          </w:rPr>
          <w:delText>D – preklápacie obvody. Pamäťová časť obvodu, vďaka nej obvod vie v akom stave sa nachádza.</w:delText>
        </w:r>
      </w:del>
    </w:p>
    <w:p w14:paraId="32EE3D9C" w14:textId="6CF96A45" w:rsidR="00CC79F0" w:rsidRPr="00D55DC5" w:rsidDel="009209D3" w:rsidRDefault="00CC79F0" w:rsidP="00381B1B">
      <w:pPr>
        <w:pStyle w:val="Odsekzoznamu"/>
        <w:numPr>
          <w:ilvl w:val="0"/>
          <w:numId w:val="4"/>
        </w:numPr>
        <w:spacing w:after="200" w:line="276" w:lineRule="auto"/>
        <w:rPr>
          <w:del w:id="27" w:author="Emma Macháčová" w:date="2020-10-20T20:03:00Z"/>
          <w:i/>
          <w:highlight w:val="yellow"/>
          <w:lang w:val="en-US"/>
        </w:rPr>
      </w:pPr>
      <w:del w:id="28" w:author="Emma Macháčová" w:date="2020-10-20T20:03:00Z">
        <w:r w:rsidDel="009209D3">
          <w:rPr>
            <w:i/>
            <w:highlight w:val="yellow"/>
            <w:lang w:val="en-US"/>
          </w:rPr>
          <w:delText>CLK  - hodinový sign</w:delText>
        </w:r>
        <w:r w:rsidR="00A96292" w:rsidDel="009209D3">
          <w:rPr>
            <w:i/>
            <w:highlight w:val="yellow"/>
            <w:lang w:val="en-US"/>
          </w:rPr>
          <w:delText>ál, ktorý synchronizuje prekláp</w:delText>
        </w:r>
        <w:r w:rsidDel="009209D3">
          <w:rPr>
            <w:i/>
            <w:highlight w:val="yellow"/>
            <w:lang w:val="en-US"/>
          </w:rPr>
          <w:delText>a</w:delText>
        </w:r>
        <w:r w:rsidR="00A96292" w:rsidDel="009209D3">
          <w:rPr>
            <w:i/>
            <w:highlight w:val="yellow"/>
            <w:lang w:val="en-US"/>
          </w:rPr>
          <w:delText>cie</w:delText>
        </w:r>
        <w:r w:rsidDel="009209D3">
          <w:rPr>
            <w:i/>
            <w:highlight w:val="yellow"/>
            <w:lang w:val="en-US"/>
          </w:rPr>
          <w:delText xml:space="preserve"> obvody (a “posúva” obvod do nasledujúceho stavu).</w:delText>
        </w:r>
      </w:del>
    </w:p>
    <w:p w14:paraId="78BE48FC" w14:textId="77777777" w:rsidR="00381B1B" w:rsidRPr="00C05A9A" w:rsidRDefault="00381B1B" w:rsidP="00381B1B">
      <w:pPr>
        <w:pStyle w:val="Obyajntext"/>
        <w:jc w:val="center"/>
        <w:rPr>
          <w:rFonts w:ascii="Times New Roman" w:hAnsi="Times New Roman"/>
          <w:sz w:val="24"/>
          <w:lang w:val="sk-SK"/>
        </w:rPr>
      </w:pPr>
    </w:p>
    <w:p w14:paraId="3702D80B" w14:textId="77777777" w:rsidR="00381B1B" w:rsidRDefault="00381B1B" w:rsidP="00381B1B">
      <w:pPr>
        <w:rPr>
          <w:b/>
          <w:noProof w:val="0"/>
          <w:szCs w:val="20"/>
          <w:lang w:eastAsia="en-US"/>
        </w:rPr>
      </w:pPr>
      <w:r>
        <w:rPr>
          <w:b/>
        </w:rPr>
        <w:br w:type="page"/>
      </w:r>
    </w:p>
    <w:p w14:paraId="0326F870" w14:textId="77777777" w:rsidR="00381B1B" w:rsidRDefault="00381B1B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  <w:r w:rsidRPr="00C05A9A">
        <w:rPr>
          <w:rFonts w:ascii="Times New Roman" w:hAnsi="Times New Roman"/>
          <w:b/>
          <w:sz w:val="24"/>
          <w:lang w:val="sk-SK"/>
        </w:rPr>
        <w:lastRenderedPageBreak/>
        <w:t>Riešenie</w:t>
      </w:r>
    </w:p>
    <w:p w14:paraId="09159D62" w14:textId="1283BFA6" w:rsidR="00381B1B" w:rsidRDefault="00381B1B" w:rsidP="00381B1B">
      <w:pPr>
        <w:pStyle w:val="Obyajntext"/>
        <w:rPr>
          <w:ins w:id="29" w:author="Emma Macháčová" w:date="2020-10-20T20:03:00Z"/>
          <w:rFonts w:ascii="Times New Roman" w:hAnsi="Times New Roman"/>
          <w:b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Zadaná postupnosť: </w:t>
      </w:r>
      <w:ins w:id="30" w:author="Emma Macháčová" w:date="2020-10-20T20:03:00Z">
        <w:r w:rsidR="009209D3" w:rsidRPr="0079769B">
          <w:rPr>
            <w:rFonts w:ascii="Times New Roman" w:hAnsi="Times New Roman"/>
            <w:b/>
            <w:bCs/>
            <w:sz w:val="24"/>
            <w:highlight w:val="yellow"/>
            <w:lang w:val="sk-SK"/>
          </w:rPr>
          <w:t>110000</w:t>
        </w:r>
      </w:ins>
      <w:del w:id="31" w:author="Emma Macháčová" w:date="2020-10-20T20:03:00Z">
        <w:r w:rsidRPr="00381B1B" w:rsidDel="009209D3">
          <w:rPr>
            <w:rFonts w:ascii="Times New Roman" w:hAnsi="Times New Roman"/>
            <w:b/>
            <w:sz w:val="24"/>
            <w:lang w:val="sk-SK"/>
          </w:rPr>
          <w:delText>10101</w:delText>
        </w:r>
      </w:del>
    </w:p>
    <w:p w14:paraId="6C4BE415" w14:textId="77777777" w:rsidR="009209D3" w:rsidRDefault="009209D3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</w:p>
    <w:p w14:paraId="1D437107" w14:textId="3203392F" w:rsidR="00CC79F0" w:rsidDel="009209D3" w:rsidRDefault="00BB5584" w:rsidP="00BB5584">
      <w:pPr>
        <w:pStyle w:val="Obyajntext"/>
        <w:jc w:val="both"/>
        <w:rPr>
          <w:del w:id="32" w:author="Emma Macháčová" w:date="2020-10-20T20:03:00Z"/>
          <w:rFonts w:ascii="Times New Roman" w:hAnsi="Times New Roman"/>
          <w:i/>
          <w:sz w:val="24"/>
          <w:szCs w:val="24"/>
          <w:highlight w:val="yellow"/>
          <w:lang w:val="sk-SK"/>
        </w:rPr>
      </w:pPr>
      <w:del w:id="33" w:author="Emma Macháčová" w:date="2020-10-20T20:03:00Z">
        <w:r w:rsidRPr="004B3FBC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Poznámka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: </w:delText>
        </w:r>
      </w:del>
    </w:p>
    <w:p w14:paraId="3F53DB65" w14:textId="0C5ECEBF" w:rsidR="00CC79F0" w:rsidDel="009209D3" w:rsidRDefault="00CC79F0" w:rsidP="00BB5584">
      <w:pPr>
        <w:pStyle w:val="Obyajntext"/>
        <w:jc w:val="both"/>
        <w:rPr>
          <w:del w:id="34" w:author="Emma Macháčová" w:date="2020-10-20T20:03:00Z"/>
          <w:rFonts w:ascii="Times New Roman" w:hAnsi="Times New Roman"/>
          <w:i/>
          <w:sz w:val="24"/>
          <w:szCs w:val="24"/>
          <w:highlight w:val="yellow"/>
          <w:lang w:val="sk-SK"/>
        </w:rPr>
      </w:pPr>
      <w:del w:id="35" w:author="Emma Macháčová" w:date="2020-10-20T20:03:00Z"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A)</w:delText>
        </w:r>
        <w:r w:rsidR="00BB5584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Výstupná funkcia pri automate typu Moore je závislá len od aktuálneho stavu. 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Pri vytváraní prechodovej tabuľky pre automat je, v prípade typu Moore, len jeden stĺpec pre každý výstup (pretože hodnota závisí len od aktuálneho stavu).</w:delText>
        </w:r>
        <w:r w:rsidRPr="00CC79F0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 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Pri automate typu Mealy má každá výstupná premenná taký počet prislúchajúcich stĺpcov, ktorý pokryje všetky možnosti hodnôt vstupných premenných (pretože výstupná hodnota závisí od aktuálneho stavu a hodnôt vstupných premenných).</w:delText>
        </w:r>
      </w:del>
    </w:p>
    <w:p w14:paraId="0F1495B0" w14:textId="37F517E7" w:rsidR="00CC79F0" w:rsidDel="009209D3" w:rsidRDefault="00CC79F0" w:rsidP="00BB5584">
      <w:pPr>
        <w:pStyle w:val="Obyajntext"/>
        <w:jc w:val="both"/>
        <w:rPr>
          <w:del w:id="36" w:author="Emma Macháčová" w:date="2020-10-20T20:03:00Z"/>
          <w:rFonts w:ascii="Times New Roman" w:hAnsi="Times New Roman"/>
          <w:i/>
          <w:sz w:val="24"/>
          <w:szCs w:val="24"/>
          <w:highlight w:val="yellow"/>
          <w:lang w:val="sk-SK"/>
        </w:rPr>
      </w:pPr>
      <w:del w:id="37" w:author="Emma Macháčová" w:date="2020-10-20T20:03:00Z"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B)</w:delText>
        </w:r>
        <w:r w:rsidR="00BB5584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Výstupná funkcia automatu typu Mealy závisí od aktuálneho stavu a</w:delText>
        </w:r>
        <w:r w:rsidR="008C7068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 od hodnoty</w:delText>
        </w:r>
        <w:r w:rsidR="00BB5584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 vstupných premenných. 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Pri zakresľovaní prechodového grafu sa pri automate Mealy zvykne uvádzať aj hodnota výstupu na hranách (viď. ukážka).</w:delText>
        </w:r>
      </w:del>
    </w:p>
    <w:p w14:paraId="23BF3098" w14:textId="01BEE0FB" w:rsidR="00BB5584" w:rsidDel="009209D3" w:rsidRDefault="00BB5584" w:rsidP="00BB5584">
      <w:pPr>
        <w:pStyle w:val="Obyajntext"/>
        <w:jc w:val="both"/>
        <w:rPr>
          <w:del w:id="38" w:author="Emma Macháčová" w:date="2020-10-20T20:03:00Z"/>
          <w:rFonts w:ascii="Times New Roman" w:hAnsi="Times New Roman"/>
          <w:i/>
          <w:sz w:val="24"/>
          <w:szCs w:val="24"/>
          <w:highlight w:val="yellow"/>
          <w:lang w:val="sk-SK"/>
        </w:rPr>
      </w:pPr>
      <w:del w:id="39" w:author="Emma Macháčová" w:date="2020-10-20T20:03:00Z"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Dôsledkom je, že automat typu Moore </w:delText>
        </w:r>
        <w:r w:rsidR="008C7068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poskytuje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 výsledok o jeden stav (takt) neskôr ako automat typu Mealy.</w:delText>
        </w:r>
        <w:r w:rsidR="00CC79F0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 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Prechod do ďalšieho stavu je aj pre </w:delText>
        </w:r>
        <w:r w:rsidR="008C7068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automat typu 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Moore a Meal</w:delText>
        </w:r>
        <w:r w:rsidR="008C7068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y 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závislý od aktuálneho stavu a od hodnoty vstupných premenných. </w:delText>
        </w:r>
      </w:del>
    </w:p>
    <w:p w14:paraId="78B7FEC6" w14:textId="12C9B216" w:rsidR="00BB5584" w:rsidDel="009209D3" w:rsidRDefault="00BB5584" w:rsidP="00381B1B">
      <w:pPr>
        <w:pStyle w:val="Obyajntext"/>
        <w:rPr>
          <w:del w:id="40" w:author="Emma Macháčová" w:date="2020-10-20T20:03:00Z"/>
          <w:rFonts w:ascii="Times New Roman" w:hAnsi="Times New Roman"/>
          <w:sz w:val="24"/>
          <w:lang w:val="sk-SK"/>
        </w:rPr>
      </w:pPr>
    </w:p>
    <w:p w14:paraId="45B5DDAD" w14:textId="2FC9C2EF" w:rsidR="004B389F" w:rsidRPr="00381B1B" w:rsidDel="009209D3" w:rsidRDefault="004B389F" w:rsidP="00381B1B">
      <w:pPr>
        <w:pStyle w:val="Obyajntext"/>
        <w:rPr>
          <w:del w:id="41" w:author="Emma Macháčová" w:date="2020-10-20T20:03:00Z"/>
          <w:rFonts w:ascii="Times New Roman" w:hAnsi="Times New Roman"/>
          <w:sz w:val="24"/>
          <w:lang w:val="sk-SK"/>
        </w:rPr>
      </w:pPr>
      <w:del w:id="42" w:author="Emma Macháčová" w:date="2020-10-20T20:03:00Z">
        <w:r w:rsidDel="009209D3">
          <w:rPr>
            <w:rFonts w:ascii="Times New Roman" w:hAnsi="Times New Roman"/>
            <w:sz w:val="24"/>
            <w:highlight w:val="yellow"/>
            <w:lang w:val="sk-SK"/>
          </w:rPr>
          <w:delText xml:space="preserve">Zadanie treba realizovať pomocou Moore alebo Mealy </w:delText>
        </w:r>
        <w:r w:rsidRPr="00D55DC5" w:rsidDel="009209D3">
          <w:rPr>
            <w:rFonts w:ascii="Times New Roman" w:hAnsi="Times New Roman"/>
            <w:sz w:val="24"/>
            <w:highlight w:val="yellow"/>
            <w:lang w:val="sk-SK"/>
          </w:rPr>
          <w:delText>(</w:delText>
        </w:r>
        <w:r w:rsidRPr="00D55DC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výber je na vás)</w:delText>
        </w:r>
        <w:r w:rsidDel="009209D3">
          <w:rPr>
            <w:rFonts w:ascii="Times New Roman" w:hAnsi="Times New Roman"/>
            <w:i/>
            <w:sz w:val="24"/>
            <w:lang w:val="sk-SK"/>
          </w:rPr>
          <w:delText>.</w:delText>
        </w:r>
      </w:del>
    </w:p>
    <w:p w14:paraId="6D06177A" w14:textId="444F50CE" w:rsidR="00381B1B" w:rsidRPr="00691530" w:rsidDel="00A60D44" w:rsidRDefault="00691530" w:rsidP="00381B1B">
      <w:pPr>
        <w:pStyle w:val="Obyajntext"/>
        <w:rPr>
          <w:del w:id="43" w:author="Emma Macháčová" w:date="2020-10-20T23:55:00Z"/>
          <w:rFonts w:ascii="Times New Roman" w:hAnsi="Times New Roman"/>
          <w:sz w:val="24"/>
          <w:lang w:val="sk-SK"/>
        </w:rPr>
      </w:pPr>
      <w:del w:id="44" w:author="Emma Macháčová" w:date="2020-10-20T23:55:00Z">
        <w:r w:rsidDel="00A60D44">
          <w:rPr>
            <w:rFonts w:ascii="Times New Roman" w:hAnsi="Times New Roman"/>
            <w:sz w:val="24"/>
            <w:lang w:val="sk-SK"/>
          </w:rPr>
          <w:delText xml:space="preserve">Prechodová tabuľka pre automat </w:delText>
        </w:r>
        <w:r w:rsidR="00EC5A66" w:rsidDel="00A60D44">
          <w:rPr>
            <w:rFonts w:ascii="Times New Roman" w:hAnsi="Times New Roman"/>
            <w:sz w:val="24"/>
            <w:lang w:val="sk-SK"/>
          </w:rPr>
          <w:delText xml:space="preserve">typu </w:delText>
        </w:r>
        <w:r w:rsidDel="00A60D44">
          <w:rPr>
            <w:rFonts w:ascii="Times New Roman" w:hAnsi="Times New Roman"/>
            <w:sz w:val="24"/>
            <w:lang w:val="sk-SK"/>
          </w:rPr>
          <w:delText>Moore</w:delText>
        </w:r>
      </w:del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709"/>
        <w:gridCol w:w="709"/>
        <w:gridCol w:w="709"/>
        <w:gridCol w:w="1275"/>
      </w:tblGrid>
      <w:tr w:rsidR="004B389F" w:rsidDel="00A60D44" w14:paraId="0941899F" w14:textId="741EF5C7" w:rsidTr="004B389F">
        <w:trPr>
          <w:del w:id="45" w:author="Emma Macháčová" w:date="2020-10-20T23:55:00Z"/>
        </w:trPr>
        <w:tc>
          <w:tcPr>
            <w:tcW w:w="67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DBF9729" w14:textId="31DBD809" w:rsidR="004B389F" w:rsidDel="00A60D44" w:rsidRDefault="004B389F" w:rsidP="0049778C">
            <w:pPr>
              <w:rPr>
                <w:del w:id="46" w:author="Emma Macháčová" w:date="2020-10-20T23:55:00Z"/>
                <w:lang w:val="en-US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5A16D2D7" w14:textId="2702A14B" w:rsidR="004B389F" w:rsidDel="00A60D44" w:rsidRDefault="004B389F" w:rsidP="0049778C">
            <w:pPr>
              <w:rPr>
                <w:del w:id="47" w:author="Emma Macháčová" w:date="2020-10-20T23:55:00Z"/>
                <w:lang w:val="en-US"/>
              </w:rPr>
            </w:pPr>
            <w:del w:id="48" w:author="Emma Macháčová" w:date="2020-10-20T23:55:00Z">
              <w:r w:rsidDel="00A60D44">
                <w:rPr>
                  <w:lang w:val="en-US"/>
                </w:rPr>
                <w:delText>Nový stav</w:delText>
              </w:r>
            </w:del>
          </w:p>
        </w:tc>
        <w:tc>
          <w:tcPr>
            <w:tcW w:w="709" w:type="dxa"/>
            <w:tcBorders>
              <w:top w:val="nil"/>
              <w:left w:val="single" w:sz="12" w:space="0" w:color="auto"/>
            </w:tcBorders>
          </w:tcPr>
          <w:p w14:paraId="38A35EDE" w14:textId="356D3595" w:rsidR="004B389F" w:rsidDel="00A60D44" w:rsidRDefault="004B389F" w:rsidP="0049778C">
            <w:pPr>
              <w:rPr>
                <w:del w:id="49" w:author="Emma Macháčová" w:date="2020-10-20T23:55:00Z"/>
                <w:lang w:val="en-US"/>
              </w:rPr>
            </w:pPr>
            <w:del w:id="50" w:author="Emma Macháčová" w:date="2020-10-20T23:55:00Z">
              <w:r w:rsidDel="00A60D44">
                <w:rPr>
                  <w:lang w:val="en-US"/>
                </w:rPr>
                <w:delText>Y</w:delText>
              </w:r>
            </w:del>
          </w:p>
        </w:tc>
        <w:tc>
          <w:tcPr>
            <w:tcW w:w="1275" w:type="dxa"/>
            <w:vMerge w:val="restart"/>
            <w:tcBorders>
              <w:top w:val="nil"/>
              <w:left w:val="single" w:sz="12" w:space="0" w:color="auto"/>
            </w:tcBorders>
          </w:tcPr>
          <w:p w14:paraId="6E7B3F8A" w14:textId="6AF27FD5" w:rsidR="004B389F" w:rsidRPr="00F738D4" w:rsidDel="00A60D44" w:rsidRDefault="00F738D4" w:rsidP="004B389F">
            <w:pPr>
              <w:rPr>
                <w:del w:id="51" w:author="Emma Macháčová" w:date="2020-10-20T23:55:00Z"/>
              </w:rPr>
            </w:pPr>
            <w:del w:id="52" w:author="Emma Macháčová" w:date="2020-10-20T23:55:00Z">
              <w:r w:rsidDel="00A60D44">
                <w:delText>Čo je splnené?</w:delText>
              </w:r>
            </w:del>
          </w:p>
        </w:tc>
      </w:tr>
      <w:tr w:rsidR="004B389F" w:rsidDel="00A60D44" w14:paraId="5DA4C9BC" w14:textId="7CFBF6BB" w:rsidTr="004B389F">
        <w:trPr>
          <w:del w:id="53" w:author="Emma Macháčová" w:date="2020-10-20T23:55:00Z"/>
        </w:trPr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32494F3C" w14:textId="251B1721" w:rsidR="004B389F" w:rsidDel="00A60D44" w:rsidRDefault="004B389F" w:rsidP="0049778C">
            <w:pPr>
              <w:rPr>
                <w:del w:id="54" w:author="Emma Macháčová" w:date="2020-10-20T23:55:00Z"/>
                <w:lang w:val="en-US"/>
              </w:rPr>
            </w:pPr>
            <w:del w:id="55" w:author="Emma Macháčová" w:date="2020-10-20T23:55:00Z">
              <w:r w:rsidDel="00A60D44">
                <w:rPr>
                  <w:lang w:val="en-US"/>
                </w:rPr>
                <w:delText>stav</w:delText>
              </w:r>
            </w:del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41718CA9" w14:textId="5DFD1C18" w:rsidR="004B389F" w:rsidDel="00A60D44" w:rsidRDefault="004B389F" w:rsidP="0049778C">
            <w:pPr>
              <w:rPr>
                <w:del w:id="56" w:author="Emma Macháčová" w:date="2020-10-20T23:55:00Z"/>
                <w:lang w:val="en-US"/>
              </w:rPr>
            </w:pPr>
            <w:del w:id="57" w:author="Emma Macháčová" w:date="2020-10-20T23:55:00Z">
              <w:r w:rsidDel="00A60D44">
                <w:rPr>
                  <w:lang w:val="en-US"/>
                </w:rPr>
                <w:delText>x=0</w:delText>
              </w:r>
            </w:del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</w:tcPr>
          <w:p w14:paraId="3C2DFD65" w14:textId="70E9E90A" w:rsidR="004B389F" w:rsidDel="00A60D44" w:rsidRDefault="004B389F" w:rsidP="0049778C">
            <w:pPr>
              <w:rPr>
                <w:del w:id="58" w:author="Emma Macháčová" w:date="2020-10-20T23:55:00Z"/>
                <w:lang w:val="en-US"/>
              </w:rPr>
            </w:pPr>
            <w:del w:id="59" w:author="Emma Macháčová" w:date="2020-10-20T23:55:00Z">
              <w:r w:rsidDel="00A60D44">
                <w:rPr>
                  <w:lang w:val="en-US"/>
                </w:rPr>
                <w:delText>x=1</w:delText>
              </w:r>
            </w:del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</w:tcPr>
          <w:p w14:paraId="4B5EE8E7" w14:textId="589E07FD" w:rsidR="004B389F" w:rsidDel="00A60D44" w:rsidRDefault="004B389F" w:rsidP="004B389F">
            <w:pPr>
              <w:rPr>
                <w:del w:id="60" w:author="Emma Macháčová" w:date="2020-10-20T23:55:00Z"/>
                <w:lang w:val="en-US"/>
              </w:rPr>
            </w:pPr>
          </w:p>
        </w:tc>
        <w:tc>
          <w:tcPr>
            <w:tcW w:w="127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1319BE43" w14:textId="41A5495B" w:rsidR="004B389F" w:rsidDel="00A60D44" w:rsidRDefault="004B389F" w:rsidP="0049778C">
            <w:pPr>
              <w:rPr>
                <w:del w:id="61" w:author="Emma Macháčová" w:date="2020-10-20T23:55:00Z"/>
                <w:lang w:val="en-US"/>
              </w:rPr>
            </w:pPr>
          </w:p>
        </w:tc>
      </w:tr>
      <w:tr w:rsidR="004B389F" w:rsidDel="00A60D44" w14:paraId="730043DB" w14:textId="10C4C39D" w:rsidTr="004B389F">
        <w:trPr>
          <w:del w:id="62" w:author="Emma Macháčová" w:date="2020-10-20T23:55:00Z"/>
        </w:trPr>
        <w:tc>
          <w:tcPr>
            <w:tcW w:w="675" w:type="dxa"/>
            <w:tcBorders>
              <w:top w:val="single" w:sz="12" w:space="0" w:color="auto"/>
              <w:right w:val="single" w:sz="12" w:space="0" w:color="auto"/>
            </w:tcBorders>
          </w:tcPr>
          <w:p w14:paraId="15DC1062" w14:textId="3EB736D4" w:rsidR="004B389F" w:rsidDel="00A60D44" w:rsidRDefault="004B389F" w:rsidP="0049778C">
            <w:pPr>
              <w:rPr>
                <w:del w:id="63" w:author="Emma Macháčová" w:date="2020-10-20T23:55:00Z"/>
                <w:lang w:val="en-US"/>
              </w:rPr>
            </w:pPr>
            <w:del w:id="64" w:author="Emma Macháčová" w:date="2020-10-20T23:55:00Z">
              <w:r w:rsidDel="00A60D44">
                <w:rPr>
                  <w:lang w:val="en-US"/>
                </w:rPr>
                <w:delText>S0</w:delText>
              </w:r>
            </w:del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366D4656" w14:textId="613E7561" w:rsidR="004B389F" w:rsidDel="00A60D44" w:rsidRDefault="004B389F" w:rsidP="0049778C">
            <w:pPr>
              <w:rPr>
                <w:del w:id="65" w:author="Emma Macháčová" w:date="2020-10-20T23:55:00Z"/>
                <w:lang w:val="en-US"/>
              </w:rPr>
            </w:pPr>
            <w:del w:id="66" w:author="Emma Macháčová" w:date="2020-10-20T23:55:00Z">
              <w:r w:rsidDel="00A60D44">
                <w:rPr>
                  <w:lang w:val="en-US"/>
                </w:rPr>
                <w:delText>S0</w:delText>
              </w:r>
            </w:del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</w:tcPr>
          <w:p w14:paraId="193016B4" w14:textId="4A051810" w:rsidR="004B389F" w:rsidDel="00A60D44" w:rsidRDefault="004B389F" w:rsidP="0049778C">
            <w:pPr>
              <w:rPr>
                <w:del w:id="67" w:author="Emma Macháčová" w:date="2020-10-20T23:55:00Z"/>
                <w:lang w:val="en-US"/>
              </w:rPr>
            </w:pPr>
            <w:del w:id="68" w:author="Emma Macháčová" w:date="2020-10-20T23:55:00Z">
              <w:r w:rsidDel="00A60D44">
                <w:rPr>
                  <w:lang w:val="en-US"/>
                </w:rPr>
                <w:delText>S1</w:delText>
              </w:r>
            </w:del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</w:tcPr>
          <w:p w14:paraId="64E3B97A" w14:textId="7A1B0659" w:rsidR="004B389F" w:rsidDel="00A60D44" w:rsidRDefault="004B389F" w:rsidP="004B389F">
            <w:pPr>
              <w:rPr>
                <w:del w:id="69" w:author="Emma Macháčová" w:date="2020-10-20T23:55:00Z"/>
                <w:lang w:val="en-US"/>
              </w:rPr>
            </w:pPr>
            <w:del w:id="70" w:author="Emma Macháčová" w:date="2020-10-20T23:55:00Z">
              <w:r w:rsidDel="00A60D44">
                <w:rPr>
                  <w:lang w:val="en-US"/>
                </w:rPr>
                <w:delText>0</w:delText>
              </w:r>
            </w:del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</w:tcBorders>
          </w:tcPr>
          <w:p w14:paraId="0F4F5F1B" w14:textId="27D77C35" w:rsidR="004B389F" w:rsidDel="00A60D44" w:rsidRDefault="004B389F" w:rsidP="0049778C">
            <w:pPr>
              <w:rPr>
                <w:del w:id="71" w:author="Emma Macháčová" w:date="2020-10-20T23:55:00Z"/>
                <w:lang w:val="en-US"/>
              </w:rPr>
            </w:pPr>
            <w:del w:id="72" w:author="Emma Macháčová" w:date="2020-10-20T23:55:00Z">
              <w:r w:rsidDel="00A60D44">
                <w:rPr>
                  <w:lang w:val="en-US"/>
                </w:rPr>
                <w:delText>Nič</w:delText>
              </w:r>
            </w:del>
          </w:p>
        </w:tc>
      </w:tr>
      <w:tr w:rsidR="004B389F" w:rsidDel="00A60D44" w14:paraId="5B42BC30" w14:textId="159FDAED" w:rsidTr="004B389F">
        <w:trPr>
          <w:del w:id="73" w:author="Emma Macháčová" w:date="2020-10-20T23:55:00Z"/>
        </w:trPr>
        <w:tc>
          <w:tcPr>
            <w:tcW w:w="675" w:type="dxa"/>
            <w:tcBorders>
              <w:right w:val="single" w:sz="12" w:space="0" w:color="auto"/>
            </w:tcBorders>
          </w:tcPr>
          <w:p w14:paraId="6C381979" w14:textId="46929B25" w:rsidR="004B389F" w:rsidDel="00A60D44" w:rsidRDefault="004B389F" w:rsidP="0049778C">
            <w:pPr>
              <w:rPr>
                <w:del w:id="74" w:author="Emma Macháčová" w:date="2020-10-20T23:55:00Z"/>
                <w:lang w:val="en-US"/>
              </w:rPr>
            </w:pPr>
            <w:del w:id="75" w:author="Emma Macháčová" w:date="2020-10-20T23:55:00Z">
              <w:r w:rsidDel="00A60D44">
                <w:rPr>
                  <w:lang w:val="en-US"/>
                </w:rPr>
                <w:delText>S1</w:delText>
              </w:r>
            </w:del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F362CF8" w14:textId="7737D55A" w:rsidR="004B389F" w:rsidDel="00A60D44" w:rsidRDefault="004B389F" w:rsidP="0049778C">
            <w:pPr>
              <w:rPr>
                <w:del w:id="76" w:author="Emma Macháčová" w:date="2020-10-20T23:55:00Z"/>
                <w:lang w:val="en-US"/>
              </w:rPr>
            </w:pPr>
            <w:del w:id="77" w:author="Emma Macháčová" w:date="2020-10-20T23:55:00Z">
              <w:r w:rsidDel="00A60D44">
                <w:rPr>
                  <w:lang w:val="en-US"/>
                </w:rPr>
                <w:delText>S2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1C68033B" w14:textId="1C346CF9" w:rsidR="004B389F" w:rsidDel="00A60D44" w:rsidRDefault="004B389F" w:rsidP="0049778C">
            <w:pPr>
              <w:rPr>
                <w:del w:id="78" w:author="Emma Macháčová" w:date="2020-10-20T23:55:00Z"/>
                <w:lang w:val="en-US"/>
              </w:rPr>
            </w:pPr>
            <w:del w:id="79" w:author="Emma Macháčová" w:date="2020-10-20T23:55:00Z">
              <w:r w:rsidDel="00A60D44">
                <w:rPr>
                  <w:lang w:val="en-US"/>
                </w:rPr>
                <w:delText>S1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5D50BFCE" w14:textId="56AC9A3E" w:rsidR="004B389F" w:rsidDel="00A60D44" w:rsidRDefault="004B389F" w:rsidP="004B389F">
            <w:pPr>
              <w:rPr>
                <w:del w:id="80" w:author="Emma Macháčová" w:date="2020-10-20T23:55:00Z"/>
                <w:lang w:val="en-US"/>
              </w:rPr>
            </w:pPr>
            <w:del w:id="81" w:author="Emma Macháčová" w:date="2020-10-20T23:55:00Z">
              <w:r w:rsidDel="00A60D44">
                <w:rPr>
                  <w:lang w:val="en-US"/>
                </w:rPr>
                <w:delText>0</w:delText>
              </w:r>
            </w:del>
          </w:p>
        </w:tc>
        <w:tc>
          <w:tcPr>
            <w:tcW w:w="1275" w:type="dxa"/>
            <w:tcBorders>
              <w:left w:val="single" w:sz="12" w:space="0" w:color="auto"/>
            </w:tcBorders>
          </w:tcPr>
          <w:p w14:paraId="7DDB25B6" w14:textId="206674E9" w:rsidR="004B389F" w:rsidDel="00A60D44" w:rsidRDefault="004B389F" w:rsidP="0049778C">
            <w:pPr>
              <w:rPr>
                <w:del w:id="82" w:author="Emma Macháčová" w:date="2020-10-20T23:55:00Z"/>
                <w:lang w:val="en-US"/>
              </w:rPr>
            </w:pPr>
            <w:del w:id="83" w:author="Emma Macháčová" w:date="2020-10-20T23:55:00Z">
              <w:r w:rsidDel="00A60D44">
                <w:rPr>
                  <w:lang w:val="en-US"/>
                </w:rPr>
                <w:delText>“1”</w:delText>
              </w:r>
            </w:del>
          </w:p>
        </w:tc>
      </w:tr>
      <w:tr w:rsidR="004B389F" w:rsidDel="00A60D44" w14:paraId="2028595F" w14:textId="669A5EF5" w:rsidTr="004B389F">
        <w:trPr>
          <w:del w:id="84" w:author="Emma Macháčová" w:date="2020-10-20T23:55:00Z"/>
        </w:trPr>
        <w:tc>
          <w:tcPr>
            <w:tcW w:w="675" w:type="dxa"/>
            <w:tcBorders>
              <w:right w:val="single" w:sz="12" w:space="0" w:color="auto"/>
            </w:tcBorders>
          </w:tcPr>
          <w:p w14:paraId="2A3A6E0E" w14:textId="47C0C406" w:rsidR="004B389F" w:rsidDel="00A60D44" w:rsidRDefault="004B389F" w:rsidP="0049778C">
            <w:pPr>
              <w:rPr>
                <w:del w:id="85" w:author="Emma Macháčová" w:date="2020-10-20T23:55:00Z"/>
                <w:lang w:val="en-US"/>
              </w:rPr>
            </w:pPr>
            <w:del w:id="86" w:author="Emma Macháčová" w:date="2020-10-20T23:55:00Z">
              <w:r w:rsidDel="00A60D44">
                <w:rPr>
                  <w:lang w:val="en-US"/>
                </w:rPr>
                <w:delText>S2</w:delText>
              </w:r>
            </w:del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E9CE927" w14:textId="5C32BA25" w:rsidR="004B389F" w:rsidDel="00A60D44" w:rsidRDefault="004B389F" w:rsidP="0049778C">
            <w:pPr>
              <w:rPr>
                <w:del w:id="87" w:author="Emma Macháčová" w:date="2020-10-20T23:55:00Z"/>
                <w:lang w:val="en-US"/>
              </w:rPr>
            </w:pPr>
            <w:del w:id="88" w:author="Emma Macháčová" w:date="2020-10-20T23:55:00Z">
              <w:r w:rsidDel="00A60D44">
                <w:rPr>
                  <w:lang w:val="en-US"/>
                </w:rPr>
                <w:delText>S0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04A93D63" w14:textId="4815A066" w:rsidR="004B389F" w:rsidDel="00A60D44" w:rsidRDefault="004B389F" w:rsidP="0049778C">
            <w:pPr>
              <w:rPr>
                <w:del w:id="89" w:author="Emma Macháčová" w:date="2020-10-20T23:55:00Z"/>
                <w:lang w:val="en-US"/>
              </w:rPr>
            </w:pPr>
            <w:del w:id="90" w:author="Emma Macháčová" w:date="2020-10-20T23:55:00Z">
              <w:r w:rsidDel="00A60D44">
                <w:rPr>
                  <w:lang w:val="en-US"/>
                </w:rPr>
                <w:delText>S3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6BA4A5A0" w14:textId="11322101" w:rsidR="004B389F" w:rsidDel="00A60D44" w:rsidRDefault="004B389F" w:rsidP="004B389F">
            <w:pPr>
              <w:rPr>
                <w:del w:id="91" w:author="Emma Macháčová" w:date="2020-10-20T23:55:00Z"/>
                <w:lang w:val="en-US"/>
              </w:rPr>
            </w:pPr>
            <w:del w:id="92" w:author="Emma Macháčová" w:date="2020-10-20T23:55:00Z">
              <w:r w:rsidDel="00A60D44">
                <w:rPr>
                  <w:lang w:val="en-US"/>
                </w:rPr>
                <w:delText>0</w:delText>
              </w:r>
            </w:del>
          </w:p>
        </w:tc>
        <w:tc>
          <w:tcPr>
            <w:tcW w:w="1275" w:type="dxa"/>
            <w:tcBorders>
              <w:left w:val="single" w:sz="12" w:space="0" w:color="auto"/>
            </w:tcBorders>
          </w:tcPr>
          <w:p w14:paraId="2672E0D7" w14:textId="7B397715" w:rsidR="004B389F" w:rsidDel="00A60D44" w:rsidRDefault="004B389F" w:rsidP="0049778C">
            <w:pPr>
              <w:rPr>
                <w:del w:id="93" w:author="Emma Macháčová" w:date="2020-10-20T23:55:00Z"/>
                <w:lang w:val="en-US"/>
              </w:rPr>
            </w:pPr>
            <w:del w:id="94" w:author="Emma Macháčová" w:date="2020-10-20T23:55:00Z">
              <w:r w:rsidDel="00A60D44">
                <w:rPr>
                  <w:lang w:val="en-US"/>
                </w:rPr>
                <w:delText>“10”</w:delText>
              </w:r>
            </w:del>
          </w:p>
        </w:tc>
      </w:tr>
      <w:tr w:rsidR="004B389F" w:rsidDel="00A60D44" w14:paraId="047E9638" w14:textId="0F7813BE" w:rsidTr="004B389F">
        <w:trPr>
          <w:del w:id="95" w:author="Emma Macháčová" w:date="2020-10-20T23:55:00Z"/>
        </w:trPr>
        <w:tc>
          <w:tcPr>
            <w:tcW w:w="675" w:type="dxa"/>
            <w:tcBorders>
              <w:right w:val="single" w:sz="12" w:space="0" w:color="auto"/>
            </w:tcBorders>
          </w:tcPr>
          <w:p w14:paraId="46F94D01" w14:textId="01983D97" w:rsidR="004B389F" w:rsidDel="00A60D44" w:rsidRDefault="004B389F" w:rsidP="0049778C">
            <w:pPr>
              <w:rPr>
                <w:del w:id="96" w:author="Emma Macháčová" w:date="2020-10-20T23:55:00Z"/>
                <w:lang w:val="en-US"/>
              </w:rPr>
            </w:pPr>
            <w:del w:id="97" w:author="Emma Macháčová" w:date="2020-10-20T23:55:00Z">
              <w:r w:rsidDel="00A60D44">
                <w:rPr>
                  <w:lang w:val="en-US"/>
                </w:rPr>
                <w:delText>S3</w:delText>
              </w:r>
            </w:del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650C01BE" w14:textId="5F56A7C6" w:rsidR="004B389F" w:rsidDel="00A60D44" w:rsidRDefault="004B389F" w:rsidP="0049778C">
            <w:pPr>
              <w:rPr>
                <w:del w:id="98" w:author="Emma Macháčová" w:date="2020-10-20T23:55:00Z"/>
                <w:lang w:val="en-US"/>
              </w:rPr>
            </w:pPr>
            <w:del w:id="99" w:author="Emma Macháčová" w:date="2020-10-20T23:55:00Z">
              <w:r w:rsidDel="00A60D44">
                <w:rPr>
                  <w:lang w:val="en-US"/>
                </w:rPr>
                <w:delText>S4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18ABC2D2" w14:textId="37BA1B36" w:rsidR="004B389F" w:rsidDel="00A60D44" w:rsidRDefault="004B389F" w:rsidP="0049778C">
            <w:pPr>
              <w:rPr>
                <w:del w:id="100" w:author="Emma Macháčová" w:date="2020-10-20T23:55:00Z"/>
                <w:lang w:val="en-US"/>
              </w:rPr>
            </w:pPr>
            <w:del w:id="101" w:author="Emma Macháčová" w:date="2020-10-20T23:55:00Z">
              <w:r w:rsidDel="00A60D44">
                <w:rPr>
                  <w:lang w:val="en-US"/>
                </w:rPr>
                <w:delText>S1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105DC23E" w14:textId="598B3A4E" w:rsidR="004B389F" w:rsidDel="00A60D44" w:rsidRDefault="004B389F" w:rsidP="004B389F">
            <w:pPr>
              <w:rPr>
                <w:del w:id="102" w:author="Emma Macháčová" w:date="2020-10-20T23:55:00Z"/>
                <w:lang w:val="en-US"/>
              </w:rPr>
            </w:pPr>
            <w:del w:id="103" w:author="Emma Macháčová" w:date="2020-10-20T23:55:00Z">
              <w:r w:rsidDel="00A60D44">
                <w:rPr>
                  <w:lang w:val="en-US"/>
                </w:rPr>
                <w:delText>0</w:delText>
              </w:r>
            </w:del>
          </w:p>
        </w:tc>
        <w:tc>
          <w:tcPr>
            <w:tcW w:w="1275" w:type="dxa"/>
            <w:tcBorders>
              <w:left w:val="single" w:sz="12" w:space="0" w:color="auto"/>
            </w:tcBorders>
          </w:tcPr>
          <w:p w14:paraId="77F170BA" w14:textId="762BF58D" w:rsidR="004B389F" w:rsidDel="00A60D44" w:rsidRDefault="004B389F" w:rsidP="0049778C">
            <w:pPr>
              <w:rPr>
                <w:del w:id="104" w:author="Emma Macháčová" w:date="2020-10-20T23:55:00Z"/>
                <w:lang w:val="en-US"/>
              </w:rPr>
            </w:pPr>
            <w:del w:id="105" w:author="Emma Macháčová" w:date="2020-10-20T23:55:00Z">
              <w:r w:rsidDel="00A60D44">
                <w:rPr>
                  <w:lang w:val="en-US"/>
                </w:rPr>
                <w:delText>“101”</w:delText>
              </w:r>
            </w:del>
          </w:p>
        </w:tc>
      </w:tr>
      <w:tr w:rsidR="004B389F" w:rsidDel="00A60D44" w14:paraId="7A832CA9" w14:textId="0F992AEE" w:rsidTr="004B389F">
        <w:trPr>
          <w:del w:id="106" w:author="Emma Macháčová" w:date="2020-10-20T23:55:00Z"/>
        </w:trPr>
        <w:tc>
          <w:tcPr>
            <w:tcW w:w="675" w:type="dxa"/>
            <w:tcBorders>
              <w:right w:val="single" w:sz="12" w:space="0" w:color="auto"/>
            </w:tcBorders>
          </w:tcPr>
          <w:p w14:paraId="0755A58F" w14:textId="0EFEDAC3" w:rsidR="004B389F" w:rsidDel="00A60D44" w:rsidRDefault="004B389F" w:rsidP="0049778C">
            <w:pPr>
              <w:rPr>
                <w:del w:id="107" w:author="Emma Macháčová" w:date="2020-10-20T23:55:00Z"/>
                <w:lang w:val="en-US"/>
              </w:rPr>
            </w:pPr>
            <w:del w:id="108" w:author="Emma Macháčová" w:date="2020-10-20T23:55:00Z">
              <w:r w:rsidDel="00A60D44">
                <w:rPr>
                  <w:lang w:val="en-US"/>
                </w:rPr>
                <w:delText>S4</w:delText>
              </w:r>
            </w:del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BBD0FCD" w14:textId="4389B091" w:rsidR="004B389F" w:rsidDel="00A60D44" w:rsidRDefault="004B389F" w:rsidP="0049778C">
            <w:pPr>
              <w:rPr>
                <w:del w:id="109" w:author="Emma Macháčová" w:date="2020-10-20T23:55:00Z"/>
                <w:lang w:val="en-US"/>
              </w:rPr>
            </w:pPr>
            <w:del w:id="110" w:author="Emma Macháčová" w:date="2020-10-20T23:55:00Z">
              <w:r w:rsidDel="00A60D44">
                <w:rPr>
                  <w:lang w:val="en-US"/>
                </w:rPr>
                <w:delText>S0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1F1415CC" w14:textId="15AB1987" w:rsidR="004B389F" w:rsidDel="00A60D44" w:rsidRDefault="004B389F" w:rsidP="0049778C">
            <w:pPr>
              <w:rPr>
                <w:del w:id="111" w:author="Emma Macháčová" w:date="2020-10-20T23:55:00Z"/>
                <w:lang w:val="en-US"/>
              </w:rPr>
            </w:pPr>
            <w:del w:id="112" w:author="Emma Macháčová" w:date="2020-10-20T23:55:00Z">
              <w:r w:rsidDel="00A60D44">
                <w:rPr>
                  <w:lang w:val="en-US"/>
                </w:rPr>
                <w:delText>S5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6095035B" w14:textId="54791F86" w:rsidR="004B389F" w:rsidDel="00A60D44" w:rsidRDefault="004B389F" w:rsidP="004B389F">
            <w:pPr>
              <w:rPr>
                <w:del w:id="113" w:author="Emma Macháčová" w:date="2020-10-20T23:55:00Z"/>
                <w:lang w:val="en-US"/>
              </w:rPr>
            </w:pPr>
            <w:del w:id="114" w:author="Emma Macháčová" w:date="2020-10-20T23:55:00Z">
              <w:r w:rsidDel="00A60D44">
                <w:rPr>
                  <w:lang w:val="en-US"/>
                </w:rPr>
                <w:delText>0</w:delText>
              </w:r>
            </w:del>
          </w:p>
        </w:tc>
        <w:tc>
          <w:tcPr>
            <w:tcW w:w="1275" w:type="dxa"/>
            <w:tcBorders>
              <w:left w:val="single" w:sz="12" w:space="0" w:color="auto"/>
            </w:tcBorders>
          </w:tcPr>
          <w:p w14:paraId="4FAEA881" w14:textId="39DA87D1" w:rsidR="004B389F" w:rsidDel="00A60D44" w:rsidRDefault="004B389F" w:rsidP="0049778C">
            <w:pPr>
              <w:rPr>
                <w:del w:id="115" w:author="Emma Macháčová" w:date="2020-10-20T23:55:00Z"/>
                <w:lang w:val="en-US"/>
              </w:rPr>
            </w:pPr>
            <w:del w:id="116" w:author="Emma Macháčová" w:date="2020-10-20T23:55:00Z">
              <w:r w:rsidDel="00A60D44">
                <w:rPr>
                  <w:lang w:val="en-US"/>
                </w:rPr>
                <w:delText>“1010”</w:delText>
              </w:r>
            </w:del>
          </w:p>
        </w:tc>
      </w:tr>
      <w:tr w:rsidR="004B389F" w:rsidDel="00A60D44" w14:paraId="312F2771" w14:textId="6B98B8F1" w:rsidTr="004B389F">
        <w:trPr>
          <w:del w:id="117" w:author="Emma Macháčová" w:date="2020-10-20T23:55:00Z"/>
        </w:trPr>
        <w:tc>
          <w:tcPr>
            <w:tcW w:w="675" w:type="dxa"/>
            <w:tcBorders>
              <w:right w:val="single" w:sz="12" w:space="0" w:color="auto"/>
            </w:tcBorders>
          </w:tcPr>
          <w:p w14:paraId="15553A65" w14:textId="5355E60A" w:rsidR="004B389F" w:rsidDel="00A60D44" w:rsidRDefault="004B389F" w:rsidP="0049778C">
            <w:pPr>
              <w:rPr>
                <w:del w:id="118" w:author="Emma Macháčová" w:date="2020-10-20T23:55:00Z"/>
                <w:lang w:val="en-US"/>
              </w:rPr>
            </w:pPr>
            <w:del w:id="119" w:author="Emma Macháčová" w:date="2020-10-20T23:55:00Z">
              <w:r w:rsidDel="00A60D44">
                <w:rPr>
                  <w:lang w:val="en-US"/>
                </w:rPr>
                <w:delText>S5</w:delText>
              </w:r>
            </w:del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1ADF6DB" w14:textId="04AE0B6B" w:rsidR="004B389F" w:rsidDel="00A60D44" w:rsidRDefault="004B389F" w:rsidP="0049778C">
            <w:pPr>
              <w:rPr>
                <w:del w:id="120" w:author="Emma Macháčová" w:date="2020-10-20T23:55:00Z"/>
                <w:lang w:val="en-US"/>
              </w:rPr>
            </w:pPr>
            <w:del w:id="121" w:author="Emma Macháčová" w:date="2020-10-20T23:55:00Z">
              <w:r w:rsidDel="00A60D44">
                <w:rPr>
                  <w:lang w:val="en-US"/>
                </w:rPr>
                <w:delText>S4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09E3F1F3" w14:textId="19BF056B" w:rsidR="004B389F" w:rsidDel="00A60D44" w:rsidRDefault="004B389F" w:rsidP="0049778C">
            <w:pPr>
              <w:rPr>
                <w:del w:id="122" w:author="Emma Macháčová" w:date="2020-10-20T23:55:00Z"/>
                <w:lang w:val="en-US"/>
              </w:rPr>
            </w:pPr>
            <w:del w:id="123" w:author="Emma Macháčová" w:date="2020-10-20T23:55:00Z">
              <w:r w:rsidDel="00A60D44">
                <w:rPr>
                  <w:lang w:val="en-US"/>
                </w:rPr>
                <w:delText>S1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08C5A836" w14:textId="334C07EA" w:rsidR="004B389F" w:rsidRPr="0049778C" w:rsidDel="00A60D44" w:rsidRDefault="004B389F" w:rsidP="004B389F">
            <w:pPr>
              <w:rPr>
                <w:del w:id="124" w:author="Emma Macháčová" w:date="2020-10-20T23:55:00Z"/>
                <w:b/>
                <w:lang w:val="en-US"/>
              </w:rPr>
            </w:pPr>
            <w:del w:id="125" w:author="Emma Macháčová" w:date="2020-10-20T23:55:00Z">
              <w:r w:rsidRPr="0049778C" w:rsidDel="00A60D44">
                <w:rPr>
                  <w:b/>
                  <w:lang w:val="en-US"/>
                </w:rPr>
                <w:delText>1</w:delText>
              </w:r>
            </w:del>
          </w:p>
        </w:tc>
        <w:tc>
          <w:tcPr>
            <w:tcW w:w="1275" w:type="dxa"/>
            <w:tcBorders>
              <w:left w:val="single" w:sz="12" w:space="0" w:color="auto"/>
            </w:tcBorders>
          </w:tcPr>
          <w:p w14:paraId="21D2DB2E" w14:textId="3A084DAD" w:rsidR="004B389F" w:rsidRPr="004B389F" w:rsidDel="00A60D44" w:rsidRDefault="004B389F" w:rsidP="0049778C">
            <w:pPr>
              <w:rPr>
                <w:del w:id="126" w:author="Emma Macháčová" w:date="2020-10-20T23:55:00Z"/>
                <w:lang w:val="en-US"/>
              </w:rPr>
            </w:pPr>
            <w:del w:id="127" w:author="Emma Macháčová" w:date="2020-10-20T23:55:00Z">
              <w:r w:rsidDel="00A60D44">
                <w:rPr>
                  <w:lang w:val="en-US"/>
                </w:rPr>
                <w:delText>“10101”</w:delText>
              </w:r>
            </w:del>
          </w:p>
        </w:tc>
      </w:tr>
    </w:tbl>
    <w:p w14:paraId="7908E1AE" w14:textId="5B2647CA" w:rsidR="00F858E5" w:rsidDel="00A60D44" w:rsidRDefault="00F858E5" w:rsidP="00381B1B">
      <w:pPr>
        <w:pStyle w:val="Obyajntext"/>
        <w:rPr>
          <w:del w:id="128" w:author="Emma Macháčová" w:date="2020-10-20T23:55:00Z"/>
          <w:rFonts w:ascii="Times New Roman" w:hAnsi="Times New Roman"/>
          <w:sz w:val="24"/>
          <w:lang w:val="sk-SK"/>
        </w:rPr>
      </w:pPr>
    </w:p>
    <w:p w14:paraId="64C6C2ED" w14:textId="77777777" w:rsidR="00691530" w:rsidRDefault="00691530" w:rsidP="00381B1B">
      <w:pPr>
        <w:pStyle w:val="Obyajntext"/>
        <w:rPr>
          <w:rFonts w:ascii="Times New Roman" w:hAnsi="Times New Roman"/>
          <w:sz w:val="24"/>
          <w:lang w:val="sk-SK"/>
        </w:rPr>
      </w:pPr>
    </w:p>
    <w:p w14:paraId="3830DB89" w14:textId="77777777" w:rsidR="00691530" w:rsidRPr="00691530" w:rsidRDefault="00691530" w:rsidP="00691530">
      <w:pPr>
        <w:pStyle w:val="Obyajntext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Prechodová tabuľka pre automat </w:t>
      </w:r>
      <w:r w:rsidR="00EC5A66">
        <w:rPr>
          <w:rFonts w:ascii="Times New Roman" w:hAnsi="Times New Roman"/>
          <w:sz w:val="24"/>
          <w:lang w:val="sk-SK"/>
        </w:rPr>
        <w:t xml:space="preserve">typu </w:t>
      </w:r>
      <w:proofErr w:type="spellStart"/>
      <w:r>
        <w:rPr>
          <w:rFonts w:ascii="Times New Roman" w:hAnsi="Times New Roman"/>
          <w:sz w:val="24"/>
          <w:lang w:val="sk-SK"/>
        </w:rPr>
        <w:t>Mealy</w:t>
      </w:r>
      <w:proofErr w:type="spellEnd"/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709"/>
        <w:gridCol w:w="709"/>
        <w:gridCol w:w="709"/>
        <w:gridCol w:w="850"/>
        <w:gridCol w:w="1559"/>
      </w:tblGrid>
      <w:tr w:rsidR="004A53BA" w14:paraId="0974A9C8" w14:textId="77777777" w:rsidTr="009209D3">
        <w:tc>
          <w:tcPr>
            <w:tcW w:w="67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562DDA7" w14:textId="77777777" w:rsidR="004A53BA" w:rsidRDefault="004A53BA" w:rsidP="0049778C">
            <w:pPr>
              <w:rPr>
                <w:lang w:val="en-US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7CDE230F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Nový stav</w:t>
            </w:r>
          </w:p>
        </w:tc>
        <w:tc>
          <w:tcPr>
            <w:tcW w:w="1559" w:type="dxa"/>
            <w:gridSpan w:val="2"/>
            <w:tcBorders>
              <w:top w:val="nil"/>
              <w:left w:val="single" w:sz="12" w:space="0" w:color="auto"/>
            </w:tcBorders>
          </w:tcPr>
          <w:p w14:paraId="70F3FD05" w14:textId="77777777" w:rsidR="004A53BA" w:rsidRDefault="004A53BA" w:rsidP="006915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12" w:space="0" w:color="auto"/>
            </w:tcBorders>
          </w:tcPr>
          <w:p w14:paraId="5B3E8B59" w14:textId="77777777" w:rsidR="004A53BA" w:rsidRDefault="004A53BA" w:rsidP="004A53BA">
            <w:pPr>
              <w:rPr>
                <w:lang w:val="en-US"/>
              </w:rPr>
            </w:pPr>
            <w:r>
              <w:t>Čo je splnené?</w:t>
            </w:r>
          </w:p>
        </w:tc>
      </w:tr>
      <w:tr w:rsidR="004A53BA" w14:paraId="28287D8E" w14:textId="77777777" w:rsidTr="009209D3"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5BA205F7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stav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1CBCA4A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x=0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</w:tcPr>
          <w:p w14:paraId="321C78DD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x=1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955730E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x=0</w:t>
            </w:r>
          </w:p>
        </w:tc>
        <w:tc>
          <w:tcPr>
            <w:tcW w:w="850" w:type="dxa"/>
            <w:tcBorders>
              <w:bottom w:val="single" w:sz="12" w:space="0" w:color="auto"/>
              <w:right w:val="single" w:sz="12" w:space="0" w:color="auto"/>
            </w:tcBorders>
          </w:tcPr>
          <w:p w14:paraId="2E2B9F7A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x=1</w:t>
            </w:r>
          </w:p>
        </w:tc>
        <w:tc>
          <w:tcPr>
            <w:tcW w:w="1559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5A91D86C" w14:textId="77777777" w:rsidR="004A53BA" w:rsidRDefault="004A53BA" w:rsidP="0049778C">
            <w:pPr>
              <w:rPr>
                <w:lang w:val="en-US"/>
              </w:rPr>
            </w:pPr>
          </w:p>
        </w:tc>
      </w:tr>
      <w:tr w:rsidR="004A53BA" w14:paraId="71B9C172" w14:textId="77777777" w:rsidTr="004A53BA">
        <w:tc>
          <w:tcPr>
            <w:tcW w:w="675" w:type="dxa"/>
            <w:tcBorders>
              <w:top w:val="single" w:sz="12" w:space="0" w:color="auto"/>
              <w:right w:val="single" w:sz="12" w:space="0" w:color="auto"/>
            </w:tcBorders>
          </w:tcPr>
          <w:p w14:paraId="34656DA7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S0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322C7AEF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S0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</w:tcPr>
          <w:p w14:paraId="6F74DF70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71ACC9DD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12" w:space="0" w:color="auto"/>
              <w:right w:val="single" w:sz="12" w:space="0" w:color="auto"/>
            </w:tcBorders>
          </w:tcPr>
          <w:p w14:paraId="0CC91EFF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1AB6CBEB" w14:textId="77777777" w:rsidR="004A53BA" w:rsidRDefault="004A53BA" w:rsidP="009209D3">
            <w:pPr>
              <w:rPr>
                <w:lang w:val="en-US"/>
              </w:rPr>
            </w:pPr>
            <w:r>
              <w:rPr>
                <w:lang w:val="en-US"/>
              </w:rPr>
              <w:t>Nič</w:t>
            </w:r>
          </w:p>
        </w:tc>
      </w:tr>
      <w:tr w:rsidR="004A53BA" w14:paraId="5265F442" w14:textId="77777777" w:rsidTr="004A53BA">
        <w:tc>
          <w:tcPr>
            <w:tcW w:w="675" w:type="dxa"/>
            <w:tcBorders>
              <w:right w:val="single" w:sz="12" w:space="0" w:color="auto"/>
            </w:tcBorders>
          </w:tcPr>
          <w:p w14:paraId="7E3F32C3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598B68E3" w14:textId="10DF0165" w:rsidR="004A53BA" w:rsidRDefault="004A53BA" w:rsidP="0049778C">
            <w:pPr>
              <w:rPr>
                <w:lang w:val="en-US"/>
              </w:rPr>
            </w:pPr>
            <w:del w:id="129" w:author="Emma Macháčová" w:date="2020-10-20T23:56:00Z">
              <w:r w:rsidDel="00A60D44">
                <w:rPr>
                  <w:lang w:val="en-US"/>
                </w:rPr>
                <w:delText>S2</w:delText>
              </w:r>
            </w:del>
            <w:ins w:id="130" w:author="Emma Macháčová" w:date="2020-10-20T23:56:00Z">
              <w:r w:rsidR="00A60D44">
                <w:rPr>
                  <w:lang w:val="en-US"/>
                </w:rPr>
                <w:t>S</w:t>
              </w:r>
              <w:r w:rsidR="00A60D44">
                <w:rPr>
                  <w:lang w:val="en-US"/>
                </w:rPr>
                <w:t>0</w:t>
              </w:r>
            </w:ins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5443A4A8" w14:textId="20D64B2A" w:rsidR="004A53BA" w:rsidRDefault="004A53BA" w:rsidP="0049778C">
            <w:pPr>
              <w:rPr>
                <w:lang w:val="en-US"/>
              </w:rPr>
            </w:pPr>
            <w:del w:id="131" w:author="Emma Macháčová" w:date="2020-10-20T23:56:00Z">
              <w:r w:rsidDel="00A60D44">
                <w:rPr>
                  <w:lang w:val="en-US"/>
                </w:rPr>
                <w:delText>S1</w:delText>
              </w:r>
            </w:del>
            <w:ins w:id="132" w:author="Emma Macháčová" w:date="2020-10-20T23:56:00Z">
              <w:r w:rsidR="00A60D44">
                <w:rPr>
                  <w:lang w:val="en-US"/>
                </w:rPr>
                <w:t>S</w:t>
              </w:r>
              <w:r w:rsidR="00A60D44">
                <w:rPr>
                  <w:lang w:val="en-US"/>
                </w:rPr>
                <w:t>2</w:t>
              </w:r>
            </w:ins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21092DA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  <w:tcBorders>
              <w:right w:val="single" w:sz="12" w:space="0" w:color="auto"/>
            </w:tcBorders>
          </w:tcPr>
          <w:p w14:paraId="10DE9C86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472786AA" w14:textId="77777777" w:rsidR="004A53BA" w:rsidRDefault="004A53BA" w:rsidP="009209D3">
            <w:pPr>
              <w:rPr>
                <w:lang w:val="en-US"/>
              </w:rPr>
            </w:pPr>
            <w:r>
              <w:rPr>
                <w:lang w:val="en-US"/>
              </w:rPr>
              <w:t>“1”</w:t>
            </w:r>
          </w:p>
        </w:tc>
      </w:tr>
      <w:tr w:rsidR="004A53BA" w14:paraId="336649A5" w14:textId="77777777" w:rsidTr="004A53BA">
        <w:tc>
          <w:tcPr>
            <w:tcW w:w="675" w:type="dxa"/>
            <w:tcBorders>
              <w:right w:val="single" w:sz="12" w:space="0" w:color="auto"/>
            </w:tcBorders>
          </w:tcPr>
          <w:p w14:paraId="2C587347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S2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584B2277" w14:textId="7B44D4DE" w:rsidR="004A53BA" w:rsidRDefault="004A53BA" w:rsidP="0049778C">
            <w:pPr>
              <w:rPr>
                <w:lang w:val="en-US"/>
              </w:rPr>
            </w:pPr>
            <w:del w:id="133" w:author="Emma Macháčová" w:date="2020-10-20T23:56:00Z">
              <w:r w:rsidDel="00A60D44">
                <w:rPr>
                  <w:lang w:val="en-US"/>
                </w:rPr>
                <w:delText>S0</w:delText>
              </w:r>
            </w:del>
            <w:ins w:id="134" w:author="Emma Macháčová" w:date="2020-10-20T23:56:00Z">
              <w:r w:rsidR="00A60D44">
                <w:rPr>
                  <w:lang w:val="en-US"/>
                </w:rPr>
                <w:t>S</w:t>
              </w:r>
              <w:r w:rsidR="00A60D44">
                <w:rPr>
                  <w:lang w:val="en-US"/>
                </w:rPr>
                <w:t>3</w:t>
              </w:r>
            </w:ins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5576077F" w14:textId="36FF710F" w:rsidR="004A53BA" w:rsidRDefault="004A53BA" w:rsidP="0049778C">
            <w:pPr>
              <w:rPr>
                <w:lang w:val="en-US"/>
              </w:rPr>
            </w:pPr>
            <w:del w:id="135" w:author="Emma Macháčová" w:date="2020-10-20T23:56:00Z">
              <w:r w:rsidDel="00A60D44">
                <w:rPr>
                  <w:lang w:val="en-US"/>
                </w:rPr>
                <w:delText>S3</w:delText>
              </w:r>
            </w:del>
            <w:ins w:id="136" w:author="Emma Macháčová" w:date="2020-10-20T23:56:00Z">
              <w:r w:rsidR="00A60D44">
                <w:rPr>
                  <w:lang w:val="en-US"/>
                </w:rPr>
                <w:t>S</w:t>
              </w:r>
              <w:r w:rsidR="00A60D44">
                <w:rPr>
                  <w:lang w:val="en-US"/>
                </w:rPr>
                <w:t>2</w:t>
              </w:r>
            </w:ins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2C0A6BEE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  <w:tcBorders>
              <w:right w:val="single" w:sz="12" w:space="0" w:color="auto"/>
            </w:tcBorders>
          </w:tcPr>
          <w:p w14:paraId="26DB464E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4524E4B2" w14:textId="7F525D10" w:rsidR="004A53BA" w:rsidRDefault="004A53BA" w:rsidP="009209D3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del w:id="137" w:author="Emma Macháčová" w:date="2020-10-20T23:57:00Z">
              <w:r w:rsidDel="00A60D44">
                <w:rPr>
                  <w:lang w:val="en-US"/>
                </w:rPr>
                <w:delText>10</w:delText>
              </w:r>
            </w:del>
            <w:ins w:id="138" w:author="Emma Macháčová" w:date="2020-10-20T23:57:00Z">
              <w:r w:rsidR="00A60D44">
                <w:rPr>
                  <w:lang w:val="en-US"/>
                </w:rPr>
                <w:t>1</w:t>
              </w:r>
              <w:r w:rsidR="00A60D44">
                <w:rPr>
                  <w:lang w:val="en-US"/>
                </w:rPr>
                <w:t>1</w:t>
              </w:r>
            </w:ins>
            <w:r>
              <w:rPr>
                <w:lang w:val="en-US"/>
              </w:rPr>
              <w:t>”</w:t>
            </w:r>
          </w:p>
        </w:tc>
      </w:tr>
      <w:tr w:rsidR="004A53BA" w14:paraId="17FC6D4B" w14:textId="77777777" w:rsidTr="004A53BA">
        <w:tc>
          <w:tcPr>
            <w:tcW w:w="675" w:type="dxa"/>
            <w:tcBorders>
              <w:right w:val="single" w:sz="12" w:space="0" w:color="auto"/>
            </w:tcBorders>
          </w:tcPr>
          <w:p w14:paraId="762415A1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S3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615EC7C2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S4</w:t>
            </w:r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0C224A80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A90CEFE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  <w:tcBorders>
              <w:right w:val="single" w:sz="12" w:space="0" w:color="auto"/>
            </w:tcBorders>
          </w:tcPr>
          <w:p w14:paraId="4061AC7B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7E22CC16" w14:textId="24258272" w:rsidR="004A53BA" w:rsidRDefault="004A53BA" w:rsidP="009209D3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del w:id="139" w:author="Emma Macháčová" w:date="2020-10-20T23:57:00Z">
              <w:r w:rsidDel="00A60D44">
                <w:rPr>
                  <w:lang w:val="en-US"/>
                </w:rPr>
                <w:delText>101</w:delText>
              </w:r>
            </w:del>
            <w:ins w:id="140" w:author="Emma Macháčová" w:date="2020-10-20T23:57:00Z">
              <w:r w:rsidR="00A60D44">
                <w:rPr>
                  <w:lang w:val="en-US"/>
                </w:rPr>
                <w:t>1</w:t>
              </w:r>
              <w:r w:rsidR="00A60D44">
                <w:rPr>
                  <w:lang w:val="en-US"/>
                </w:rPr>
                <w:t>10</w:t>
              </w:r>
            </w:ins>
            <w:r>
              <w:rPr>
                <w:lang w:val="en-US"/>
              </w:rPr>
              <w:t>”</w:t>
            </w:r>
          </w:p>
        </w:tc>
      </w:tr>
      <w:tr w:rsidR="004A53BA" w14:paraId="3C0AD66F" w14:textId="77777777" w:rsidTr="004A53BA">
        <w:tc>
          <w:tcPr>
            <w:tcW w:w="675" w:type="dxa"/>
            <w:tcBorders>
              <w:right w:val="single" w:sz="12" w:space="0" w:color="auto"/>
            </w:tcBorders>
          </w:tcPr>
          <w:p w14:paraId="49F98F1E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S4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5F44692" w14:textId="6472A3F5" w:rsidR="004A53BA" w:rsidRDefault="004A53BA" w:rsidP="0049778C">
            <w:pPr>
              <w:rPr>
                <w:lang w:val="en-US"/>
              </w:rPr>
            </w:pPr>
            <w:del w:id="141" w:author="Emma Macháčová" w:date="2020-10-20T23:56:00Z">
              <w:r w:rsidDel="00A60D44">
                <w:rPr>
                  <w:lang w:val="en-US"/>
                </w:rPr>
                <w:delText>S0</w:delText>
              </w:r>
            </w:del>
            <w:ins w:id="142" w:author="Emma Macháčová" w:date="2020-10-20T23:56:00Z">
              <w:r w:rsidR="00A60D44">
                <w:rPr>
                  <w:lang w:val="en-US"/>
                </w:rPr>
                <w:t>S</w:t>
              </w:r>
              <w:r w:rsidR="00A60D44">
                <w:rPr>
                  <w:lang w:val="en-US"/>
                </w:rPr>
                <w:t>5</w:t>
              </w:r>
            </w:ins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07440C42" w14:textId="154F5543" w:rsidR="004A53BA" w:rsidRDefault="004A53BA" w:rsidP="0049778C">
            <w:pPr>
              <w:rPr>
                <w:lang w:val="en-US"/>
              </w:rPr>
            </w:pPr>
            <w:del w:id="143" w:author="Emma Macháčová" w:date="2020-10-20T23:56:00Z">
              <w:r w:rsidDel="00A60D44">
                <w:rPr>
                  <w:lang w:val="en-US"/>
                </w:rPr>
                <w:delText>S3</w:delText>
              </w:r>
            </w:del>
            <w:ins w:id="144" w:author="Emma Macháčová" w:date="2020-10-20T23:56:00Z">
              <w:r w:rsidR="00A60D44">
                <w:rPr>
                  <w:lang w:val="en-US"/>
                </w:rPr>
                <w:t>S</w:t>
              </w:r>
              <w:r w:rsidR="00A60D44">
                <w:rPr>
                  <w:lang w:val="en-US"/>
                </w:rPr>
                <w:t>1</w:t>
              </w:r>
            </w:ins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589702D0" w14:textId="77777777" w:rsidR="004A53BA" w:rsidRDefault="004A53BA" w:rsidP="0049778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  <w:tcBorders>
              <w:right w:val="single" w:sz="12" w:space="0" w:color="auto"/>
            </w:tcBorders>
          </w:tcPr>
          <w:p w14:paraId="3453C04D" w14:textId="1136ED53" w:rsidR="004A53BA" w:rsidRPr="00A60D44" w:rsidRDefault="00A60D44" w:rsidP="0049778C">
            <w:pPr>
              <w:rPr>
                <w:bCs/>
                <w:lang w:val="en-US"/>
                <w:rPrChange w:id="145" w:author="Emma Macháčová" w:date="2020-10-20T23:57:00Z">
                  <w:rPr>
                    <w:b/>
                    <w:lang w:val="en-US"/>
                  </w:rPr>
                </w:rPrChange>
              </w:rPr>
            </w:pPr>
            <w:ins w:id="146" w:author="Emma Macháčová" w:date="2020-10-20T23:57:00Z">
              <w:r w:rsidRPr="00A60D44">
                <w:rPr>
                  <w:bCs/>
                  <w:lang w:val="en-US"/>
                  <w:rPrChange w:id="147" w:author="Emma Macháčová" w:date="2020-10-20T23:57:00Z">
                    <w:rPr>
                      <w:b/>
                      <w:lang w:val="en-US"/>
                    </w:rPr>
                  </w:rPrChange>
                </w:rPr>
                <w:t>0</w:t>
              </w:r>
            </w:ins>
            <w:del w:id="148" w:author="Emma Macháčová" w:date="2020-10-20T23:57:00Z">
              <w:r w:rsidR="004A53BA" w:rsidRPr="00A60D44" w:rsidDel="00A60D44">
                <w:rPr>
                  <w:bCs/>
                  <w:lang w:val="en-US"/>
                  <w:rPrChange w:id="149" w:author="Emma Macháčová" w:date="2020-10-20T23:57:00Z">
                    <w:rPr>
                      <w:b/>
                      <w:lang w:val="en-US"/>
                    </w:rPr>
                  </w:rPrChange>
                </w:rPr>
                <w:delText>1</w:delText>
              </w:r>
            </w:del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0C05228B" w14:textId="723236C5" w:rsidR="004A53BA" w:rsidRDefault="004A53BA" w:rsidP="009209D3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del w:id="150" w:author="Emma Macháčová" w:date="2020-10-20T23:57:00Z">
              <w:r w:rsidDel="00A60D44">
                <w:rPr>
                  <w:lang w:val="en-US"/>
                </w:rPr>
                <w:delText>1010</w:delText>
              </w:r>
            </w:del>
            <w:ins w:id="151" w:author="Emma Macháčová" w:date="2020-10-20T23:57:00Z">
              <w:r w:rsidR="00A60D44">
                <w:rPr>
                  <w:lang w:val="en-US"/>
                </w:rPr>
                <w:t>1</w:t>
              </w:r>
              <w:r w:rsidR="00A60D44">
                <w:rPr>
                  <w:lang w:val="en-US"/>
                </w:rPr>
                <w:t>100</w:t>
              </w:r>
            </w:ins>
            <w:r>
              <w:rPr>
                <w:lang w:val="en-US"/>
              </w:rPr>
              <w:t>”</w:t>
            </w:r>
          </w:p>
        </w:tc>
      </w:tr>
      <w:tr w:rsidR="00A60D44" w14:paraId="6446BA24" w14:textId="77777777" w:rsidTr="004A53BA">
        <w:trPr>
          <w:ins w:id="152" w:author="Emma Macháčová" w:date="2020-10-20T23:56:00Z"/>
        </w:trPr>
        <w:tc>
          <w:tcPr>
            <w:tcW w:w="675" w:type="dxa"/>
            <w:tcBorders>
              <w:right w:val="single" w:sz="12" w:space="0" w:color="auto"/>
            </w:tcBorders>
          </w:tcPr>
          <w:p w14:paraId="6CF599DD" w14:textId="622E92E4" w:rsidR="00A60D44" w:rsidRDefault="00A60D44" w:rsidP="0049778C">
            <w:pPr>
              <w:rPr>
                <w:ins w:id="153" w:author="Emma Macháčová" w:date="2020-10-20T23:56:00Z"/>
                <w:lang w:val="en-US"/>
              </w:rPr>
            </w:pPr>
            <w:ins w:id="154" w:author="Emma Macháčová" w:date="2020-10-20T23:56:00Z">
              <w:r>
                <w:rPr>
                  <w:lang w:val="en-US"/>
                </w:rPr>
                <w:t>S5</w:t>
              </w:r>
            </w:ins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251CB729" w14:textId="5DE55401" w:rsidR="00A60D44" w:rsidDel="00A60D44" w:rsidRDefault="00A60D44" w:rsidP="0049778C">
            <w:pPr>
              <w:rPr>
                <w:ins w:id="155" w:author="Emma Macháčová" w:date="2020-10-20T23:56:00Z"/>
                <w:lang w:val="en-US"/>
              </w:rPr>
            </w:pPr>
            <w:ins w:id="156" w:author="Emma Macháčová" w:date="2020-10-20T23:56:00Z">
              <w:r>
                <w:rPr>
                  <w:lang w:val="en-US"/>
                </w:rPr>
                <w:t>S0</w:t>
              </w:r>
            </w:ins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59AB6DBE" w14:textId="140E0BF7" w:rsidR="00A60D44" w:rsidRDefault="00A60D44" w:rsidP="0049778C">
            <w:pPr>
              <w:rPr>
                <w:ins w:id="157" w:author="Emma Macháčová" w:date="2020-10-20T23:56:00Z"/>
                <w:lang w:val="en-US"/>
              </w:rPr>
            </w:pPr>
            <w:ins w:id="158" w:author="Emma Macháčová" w:date="2020-10-20T23:56:00Z">
              <w:r>
                <w:rPr>
                  <w:lang w:val="en-US"/>
                </w:rPr>
                <w:t>S1</w:t>
              </w:r>
            </w:ins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209E07AA" w14:textId="78D1E1F6" w:rsidR="00A60D44" w:rsidRDefault="00A60D44" w:rsidP="0049778C">
            <w:pPr>
              <w:rPr>
                <w:ins w:id="159" w:author="Emma Macháčová" w:date="2020-10-20T23:56:00Z"/>
                <w:lang w:val="en-US"/>
              </w:rPr>
            </w:pPr>
            <w:ins w:id="160" w:author="Emma Macháčová" w:date="2020-10-20T23:57:00Z">
              <w:r w:rsidRPr="00420788">
                <w:rPr>
                  <w:b/>
                  <w:lang w:val="en-US"/>
                </w:rPr>
                <w:t>1</w:t>
              </w:r>
            </w:ins>
          </w:p>
        </w:tc>
        <w:tc>
          <w:tcPr>
            <w:tcW w:w="850" w:type="dxa"/>
            <w:tcBorders>
              <w:right w:val="single" w:sz="12" w:space="0" w:color="auto"/>
            </w:tcBorders>
          </w:tcPr>
          <w:p w14:paraId="6998BEFA" w14:textId="26D695A0" w:rsidR="00A60D44" w:rsidRPr="00A60D44" w:rsidRDefault="00A60D44" w:rsidP="0049778C">
            <w:pPr>
              <w:rPr>
                <w:ins w:id="161" w:author="Emma Macháčová" w:date="2020-10-20T23:56:00Z"/>
                <w:bCs/>
                <w:lang w:val="en-US"/>
                <w:rPrChange w:id="162" w:author="Emma Macháčová" w:date="2020-10-20T23:57:00Z">
                  <w:rPr>
                    <w:ins w:id="163" w:author="Emma Macháčová" w:date="2020-10-20T23:56:00Z"/>
                    <w:b/>
                    <w:lang w:val="en-US"/>
                  </w:rPr>
                </w:rPrChange>
              </w:rPr>
            </w:pPr>
            <w:ins w:id="164" w:author="Emma Macháčová" w:date="2020-10-20T23:57:00Z">
              <w:r w:rsidRPr="00A60D44">
                <w:rPr>
                  <w:bCs/>
                  <w:lang w:val="en-US"/>
                  <w:rPrChange w:id="165" w:author="Emma Macháčová" w:date="2020-10-20T23:57:00Z">
                    <w:rPr>
                      <w:b/>
                      <w:lang w:val="en-US"/>
                    </w:rPr>
                  </w:rPrChange>
                </w:rPr>
                <w:t>0</w:t>
              </w:r>
            </w:ins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23E35BD5" w14:textId="6D75B033" w:rsidR="00A60D44" w:rsidRDefault="00A60D44" w:rsidP="009209D3">
            <w:pPr>
              <w:rPr>
                <w:ins w:id="166" w:author="Emma Macháčová" w:date="2020-10-20T23:56:00Z"/>
                <w:lang w:val="en-US"/>
              </w:rPr>
            </w:pPr>
            <w:ins w:id="167" w:author="Emma Macháčová" w:date="2020-10-20T23:57:00Z">
              <w:r>
                <w:rPr>
                  <w:lang w:val="en-US"/>
                </w:rPr>
                <w:t>“11000”</w:t>
              </w:r>
            </w:ins>
          </w:p>
        </w:tc>
      </w:tr>
    </w:tbl>
    <w:p w14:paraId="06D1330D" w14:textId="77777777" w:rsidR="00F858E5" w:rsidRDefault="00F858E5" w:rsidP="00381B1B">
      <w:pPr>
        <w:pStyle w:val="Obyajntext"/>
        <w:rPr>
          <w:rFonts w:ascii="Times New Roman" w:hAnsi="Times New Roman"/>
          <w:sz w:val="24"/>
          <w:lang w:val="sk-SK"/>
        </w:rPr>
      </w:pPr>
    </w:p>
    <w:p w14:paraId="22A01B38" w14:textId="46172AB9" w:rsidR="00516022" w:rsidRPr="00EE6B24" w:rsidDel="009209D3" w:rsidRDefault="00516022" w:rsidP="00EE6B24">
      <w:pPr>
        <w:pStyle w:val="Obyajntext"/>
        <w:jc w:val="both"/>
        <w:rPr>
          <w:del w:id="168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69" w:author="Emma Macháčová" w:date="2020-10-20T20:03:00Z">
        <w:r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Poznámka: Vysvetlenie 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prechodov medzi jednotlivými stavmi</w:delText>
        </w:r>
        <w:r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:</w:delText>
        </w:r>
      </w:del>
    </w:p>
    <w:p w14:paraId="7340EE3C" w14:textId="04D15927" w:rsidR="00516022" w:rsidRPr="00EE6B24" w:rsidDel="009209D3" w:rsidRDefault="00504F7D" w:rsidP="00EE6B24">
      <w:pPr>
        <w:pStyle w:val="Obyajntext"/>
        <w:jc w:val="both"/>
        <w:rPr>
          <w:del w:id="170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71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S0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: začíname postupnosť a zatiaľ nemáme vôbec nič splnené. Ak nám príde iný vstup</w:delText>
        </w:r>
        <w:r w:rsidR="008C706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ako čakáme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, tak stále nič nemáme a preto zostávame v tomto stave (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S0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). Ak nám príde prvá hodnota postupnosti</w:delText>
        </w:r>
        <w:r w:rsidR="008C706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(„1“)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, tak sa posúvame do ďalšieho stavu (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).</w:delText>
        </w:r>
      </w:del>
    </w:p>
    <w:p w14:paraId="1D006B29" w14:textId="17FD6ACF" w:rsidR="00516022" w:rsidRPr="00EE6B24" w:rsidDel="009209D3" w:rsidRDefault="00504F7D" w:rsidP="00EE6B24">
      <w:pPr>
        <w:pStyle w:val="Obyajntext"/>
        <w:jc w:val="both"/>
        <w:rPr>
          <w:del w:id="172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73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: V tomto stave máme prvú hodnotu postupnosti, v našom prípade „1“ (ešte </w:delText>
        </w:r>
        <w:r w:rsidR="008C706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budeme potrebovať 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0101). Ak bude na vstupe x=0, tak by sme získali postupnosť „10“, čo je podčasť, ktorú potrebujeme, tak</w:delText>
        </w:r>
        <w:r w:rsidR="008C706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že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postupujeme do ďalšieho stavu (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S2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). Ak príde hodnota 1, tak nie je to hodnota, ktor</w:delText>
        </w:r>
        <w:r w:rsidR="008C706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á je potrebná pre správnu postupnosť (teraz máme 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„11“</w:delText>
        </w:r>
        <w:r w:rsidR="008C706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)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. Teda je potrebné pozrieť sa, do ktorého stavu sa môžeme vrátiť (je potrebné hľadať stav čo najbližšie k</w:delText>
        </w:r>
        <w:r w:rsidR="008C706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 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aktuálnemu</w:delText>
        </w:r>
        <w:r w:rsidR="008C706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, vrátane aktuálneho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). V stave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vieme, že máme spracovanú jedn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u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hodnotu postupnosti</w:delText>
        </w:r>
        <w:r w:rsidR="008C2F7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(„1“)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, tak si necháme len poslednú „1“. Vidíme, že je totožná s tým, čo máme mať v stave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, preto doplníme v 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R="008C2F7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, kde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x=1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(opäť budeme mať načítanú prvú hodnotu postupnosti</w:delText>
        </w:r>
        <w:r w:rsidR="008C2F7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a čakáme na ďalšie hodnoty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).</w:delText>
        </w:r>
      </w:del>
    </w:p>
    <w:p w14:paraId="341BC502" w14:textId="0C99DE38" w:rsidR="00516022" w:rsidRPr="00EE6B24" w:rsidDel="009209D3" w:rsidRDefault="00504F7D" w:rsidP="00EE6B24">
      <w:pPr>
        <w:pStyle w:val="Obyajntext"/>
        <w:jc w:val="both"/>
        <w:rPr>
          <w:del w:id="174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75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S2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:V tomto stave už máme verifikovanú postupnosť „10“. Ak je x=1, tak by sme mali postupnosť „101“, čo je to čo hľadáme zo vstupnej postupnosti, teda ideme do stavu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S3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. Ak nám príde x=0, tak by sme mali „100“, čo je pre nás nepoužiteľné, </w:delText>
        </w:r>
        <w:r w:rsidR="008C2F7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z hľadiska kontroly postupnosti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. Keď si vezmeme len „00“ (</w:delText>
        </w:r>
        <w:r w:rsidR="008C2F7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najnovšie dve hodnoty, tak si overíme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, či môžeme ísť do predchádzajúceho stavu), tak vidíme, že je to rozdielne s tým čo máme v 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S2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(„10“), teda nepôjdeme do tohto stavu. Keď opäť skrátime načítanú postupnosť na „0“ (poslednú načí</w:delText>
        </w:r>
        <w:r w:rsidR="008C2F7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tanú hodnotu), keď ju porovnáme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s tým, čo vieme v stave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(„1“), opäť sa nám nezhodujú hodnoty a presúvame sa už do stavu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S0</w:delText>
        </w:r>
        <w:r w:rsidR="00516022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(t.j. žiadnu podčasť načítanej postupnosti nevieme použiť a musíme začať od začiatku).</w:delText>
        </w:r>
      </w:del>
    </w:p>
    <w:p w14:paraId="2861B1A6" w14:textId="2C3AE53A" w:rsidR="005B0D3E" w:rsidRPr="00EE6B24" w:rsidDel="009209D3" w:rsidRDefault="00504F7D" w:rsidP="00EE6B24">
      <w:pPr>
        <w:pStyle w:val="Obyajntext"/>
        <w:jc w:val="both"/>
        <w:rPr>
          <w:del w:id="176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77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S3</w:delText>
        </w:r>
        <w:r w:rsidR="005B0D3E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: V tomto stave máme „101“, ak je x=0, tak získame postupnosť „1010“ a môžeme sa presunúť do ďalšieho stavu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S4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. Ak máme x=1, tak by sme získali postupnosť „1011“, čo nie je správne. Opäť skrátime postupnosť o jej najstaršiu hodnotu a získame „011“, to sa nerovná hodnote v 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S3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(„101“). Znovu skrátime postupnosť na „11“, čo sa znovu nerovná hodnote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S2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(„10“). Nezostáva nám nič iné a skrátime postupnosť na „1“, čo vidíme, že je totožné s 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(„1“), takže sa môžeme presunúť do tohto stavu.</w:delText>
        </w:r>
      </w:del>
    </w:p>
    <w:p w14:paraId="46E8F190" w14:textId="3F81AC41" w:rsidR="00EE6B24" w:rsidDel="009209D3" w:rsidRDefault="00504F7D" w:rsidP="00EE6B24">
      <w:pPr>
        <w:pStyle w:val="Obyajntext"/>
        <w:jc w:val="both"/>
        <w:rPr>
          <w:del w:id="178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79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S4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: V tomto stave máme „1010“, ak je x=1, tak získame postupnosť „10101“ a môžeme sa presunúť do posledného stavu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S5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(v ňom máme načítanú celú postupnosť). Ak je x=0, tak získame „10100“. Ako v predchádzajúcich stavoch začneme odoberať najstaršie hodnoty a porovnávať so stavmi, kde sa vieme presunúť: 0100&lt;&gt;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S4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, 100&lt;&gt;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S3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, 00&lt;&gt;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S2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, 0&lt;&gt;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, teda nevieme použiť žiadnu časť postupnosti a musíme sa presunúť na začiatok (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S0</w:delText>
        </w:r>
        <w:r w:rsidR="00EE6B24" w:rsidRP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)</w:delText>
        </w:r>
        <w:r w:rsidR="00EE6B2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.</w:delText>
        </w:r>
      </w:del>
    </w:p>
    <w:p w14:paraId="71880D5B" w14:textId="77412A00" w:rsidR="00227C84" w:rsidDel="009209D3" w:rsidRDefault="00227C84" w:rsidP="00EE6B24">
      <w:pPr>
        <w:pStyle w:val="Obyajntext"/>
        <w:jc w:val="both"/>
        <w:rPr>
          <w:del w:id="180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81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Pre automat Mealy nastáva v tomto stave zmena, keďže máme v </w:delText>
        </w:r>
        <w:r w:rsidR="00504F7D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S4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=“1010“ a x=1, tak máme splnenú postupnosť a je pre nás zbytočné používať stav, v ktorom by sme </w:delText>
        </w:r>
        <w:r w:rsidR="008C2F7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si pamätali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dlhšiu postupnosť (keďže túto už máme celú načítanú). Pozeráme preto, do ktorého stavu sa vieme vrátiť, opäť pomocou skracovania postupnosti: 0101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>&lt;&gt;</w:delText>
        </w:r>
        <w:r w:rsidR="00504F7D" w:rsidDel="009209D3">
          <w:rPr>
            <w:rFonts w:ascii="Times New Roman" w:hAnsi="Times New Roman"/>
            <w:i/>
            <w:sz w:val="24"/>
            <w:highlight w:val="yellow"/>
          </w:rPr>
          <w:delText>S4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>, 101=</w:delText>
        </w:r>
        <w:r w:rsidR="00504F7D" w:rsidDel="009209D3">
          <w:rPr>
            <w:rFonts w:ascii="Times New Roman" w:hAnsi="Times New Roman"/>
            <w:i/>
            <w:sz w:val="24"/>
            <w:highlight w:val="yellow"/>
          </w:rPr>
          <w:delText>S3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, teda presúvať sa budeme do </w:delText>
        </w:r>
        <w:r w:rsidR="00504F7D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S3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.</w:delText>
        </w:r>
      </w:del>
    </w:p>
    <w:p w14:paraId="0B75596B" w14:textId="5B4265F3" w:rsidR="00227C84" w:rsidRPr="00227C84" w:rsidDel="009209D3" w:rsidRDefault="00504F7D" w:rsidP="00EE6B24">
      <w:pPr>
        <w:pStyle w:val="Obyajntext"/>
        <w:jc w:val="both"/>
        <w:rPr>
          <w:del w:id="182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83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S5</w:delText>
        </w:r>
        <w:r w:rsidR="00227C8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: potrebný len pre Moore. Postupnosť máme načítanú a zisťujeme, čo teraz. Ak je x=1, tak máme „101011“ a skracujeme: </w:delText>
        </w:r>
        <w:r w:rsidR="00227C84" w:rsidDel="009209D3">
          <w:rPr>
            <w:rFonts w:ascii="Times New Roman" w:hAnsi="Times New Roman"/>
            <w:i/>
            <w:sz w:val="24"/>
            <w:highlight w:val="yellow"/>
          </w:rPr>
          <w:delText>01011&lt;&gt;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>S5</w:delText>
        </w:r>
        <w:r w:rsidR="00227C84" w:rsidDel="009209D3">
          <w:rPr>
            <w:rFonts w:ascii="Times New Roman" w:hAnsi="Times New Roman"/>
            <w:i/>
            <w:sz w:val="24"/>
            <w:highlight w:val="yellow"/>
          </w:rPr>
          <w:delText>, 1011&lt;&gt;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>S4</w:delText>
        </w:r>
        <w:r w:rsidR="00227C84" w:rsidDel="009209D3">
          <w:rPr>
            <w:rFonts w:ascii="Times New Roman" w:hAnsi="Times New Roman"/>
            <w:i/>
            <w:sz w:val="24"/>
            <w:highlight w:val="yellow"/>
          </w:rPr>
          <w:delText>, 011&lt;&gt;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>S3</w:delText>
        </w:r>
        <w:r w:rsidR="00227C84" w:rsidDel="009209D3">
          <w:rPr>
            <w:rFonts w:ascii="Times New Roman" w:hAnsi="Times New Roman"/>
            <w:i/>
            <w:sz w:val="24"/>
            <w:highlight w:val="yellow"/>
          </w:rPr>
          <w:delText>, 11&lt;&gt;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>S2</w:delText>
        </w:r>
        <w:r w:rsidR="00227C84" w:rsidDel="009209D3">
          <w:rPr>
            <w:rFonts w:ascii="Times New Roman" w:hAnsi="Times New Roman"/>
            <w:i/>
            <w:sz w:val="24"/>
            <w:highlight w:val="yellow"/>
          </w:rPr>
          <w:delText>, 1=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>S1</w:delText>
        </w:r>
        <w:r w:rsidR="00227C84" w:rsidDel="009209D3">
          <w:rPr>
            <w:rFonts w:ascii="Times New Roman" w:hAnsi="Times New Roman"/>
            <w:i/>
            <w:sz w:val="24"/>
            <w:highlight w:val="yellow"/>
          </w:rPr>
          <w:delText xml:space="preserve">, </w:delText>
        </w:r>
        <w:r w:rsidR="00227C8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teda v tomto prípade pôjdeme do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R="00227C8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. Ak je x=0, tak získame „101010“ a skracujeme: 01010</w:delText>
        </w:r>
        <w:r w:rsidR="00227C84" w:rsidDel="009209D3">
          <w:rPr>
            <w:rFonts w:ascii="Times New Roman" w:hAnsi="Times New Roman"/>
            <w:i/>
            <w:sz w:val="24"/>
            <w:highlight w:val="yellow"/>
          </w:rPr>
          <w:delText>&lt;&gt;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>S5</w:delText>
        </w:r>
        <w:r w:rsidR="00227C84" w:rsidDel="009209D3">
          <w:rPr>
            <w:rFonts w:ascii="Times New Roman" w:hAnsi="Times New Roman"/>
            <w:i/>
            <w:sz w:val="24"/>
            <w:highlight w:val="yellow"/>
          </w:rPr>
          <w:delText>, 1010=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>S4</w:delText>
        </w:r>
        <w:r w:rsidR="00227C84" w:rsidDel="009209D3">
          <w:rPr>
            <w:rFonts w:ascii="Times New Roman" w:hAnsi="Times New Roman"/>
            <w:i/>
            <w:sz w:val="24"/>
            <w:highlight w:val="yellow"/>
          </w:rPr>
          <w:delText xml:space="preserve">, </w:delText>
        </w:r>
        <w:r w:rsidR="00227C8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teda pôjdeme do stavu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S4</w:delText>
        </w:r>
        <w:r w:rsidR="00227C8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. Opäť stav </w:delText>
        </w:r>
        <w:r w:rsidR="003D0C5E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S6</w:delText>
        </w:r>
        <w:r w:rsidR="00227C8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by bol zbytočný, lebo </w:delText>
        </w:r>
        <w:r w:rsidR="008C2F7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si </w:delText>
        </w:r>
        <w:r w:rsidR="00227C8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nepotrebujeme  pamätať tak dlhú postupnosť.</w:delText>
        </w:r>
      </w:del>
    </w:p>
    <w:p w14:paraId="2FF40D01" w14:textId="5619EB08" w:rsidR="00EE6B24" w:rsidDel="009209D3" w:rsidRDefault="00EE6B24" w:rsidP="00EE6B24">
      <w:pPr>
        <w:pStyle w:val="Obyajntext"/>
        <w:jc w:val="both"/>
        <w:rPr>
          <w:del w:id="184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85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Doplnenie výstupnej hodnoty:</w:delText>
        </w:r>
      </w:del>
    </w:p>
    <w:p w14:paraId="40A39C81" w14:textId="0D38D5F4" w:rsidR="00B13077" w:rsidDel="009209D3" w:rsidRDefault="00EE6B24" w:rsidP="00EE6B24">
      <w:pPr>
        <w:pStyle w:val="Obyajntext"/>
        <w:jc w:val="both"/>
        <w:rPr>
          <w:del w:id="186" w:author="Emma Macháčová" w:date="2020-10-20T20:03:00Z"/>
          <w:rFonts w:ascii="Times New Roman" w:hAnsi="Times New Roman"/>
          <w:i/>
          <w:sz w:val="24"/>
          <w:highlight w:val="yellow"/>
          <w:lang w:val="sk-SK"/>
        </w:rPr>
      </w:pPr>
      <w:del w:id="187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Moore: z definície vyplýva, že výstupné hodnoty závisia len od aktuálneho stavu. Pozrieme sa, v ktorom stave spĺňame celú zadanú postupnosť (</w:delText>
        </w:r>
        <w:r w:rsidR="00504F7D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S5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=10101) a v ňom upravíme výstupnú hodnotu na „1“, všade inde doplníme hodnotu „0“</w:delText>
        </w:r>
        <w:r w:rsidR="00B13077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.</w:delText>
        </w:r>
      </w:del>
    </w:p>
    <w:p w14:paraId="5FB7E318" w14:textId="0019179F" w:rsidR="00B13077" w:rsidRPr="00B13077" w:rsidDel="009209D3" w:rsidRDefault="00B13077" w:rsidP="00EE6B24">
      <w:pPr>
        <w:pStyle w:val="Obyajntext"/>
        <w:jc w:val="both"/>
        <w:rPr>
          <w:del w:id="188" w:author="Emma Macháčová" w:date="2020-10-20T20:03:00Z"/>
          <w:rFonts w:ascii="Times New Roman" w:hAnsi="Times New Roman"/>
          <w:i/>
          <w:sz w:val="24"/>
          <w:lang w:val="sk-SK"/>
        </w:rPr>
      </w:pPr>
      <w:del w:id="189" w:author="Emma Macháčová" w:date="2020-10-20T20:03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Mealy: z definície vyplýva, že výstupné hodnoty závisia len od aktuálneho stavu a hodnoty vstupných premenných. Preto </w:delText>
        </w:r>
        <w:r w:rsidR="008C2F7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pozeráme kombináciu postupnosť (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ktorú v danom stave už máme spracovanú</w:delText>
        </w:r>
        <w:r w:rsidR="008C2F7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)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a hodnotu x. Vidíme, že celá postupnosť je načítaná v stave </w:delText>
        </w:r>
        <w:r w:rsidR="00504F7D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S4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a x=1, teda pre Y v </w:delText>
        </w:r>
        <w:r w:rsidR="00504F7D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S4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a x=1 zapíšeme „1“, keďže v žiadnom inom prípade nie je splnená postupnosť, tak inde doplníme hodnotu „0“.  </w:delText>
        </w:r>
      </w:del>
    </w:p>
    <w:p w14:paraId="2C8FEE94" w14:textId="77777777" w:rsidR="00F858E5" w:rsidRDefault="00F858E5" w:rsidP="00381B1B">
      <w:pPr>
        <w:pStyle w:val="Obyajntext"/>
        <w:rPr>
          <w:rFonts w:ascii="Times New Roman" w:hAnsi="Times New Roman"/>
          <w:sz w:val="24"/>
          <w:lang w:val="sk-SK"/>
        </w:rPr>
      </w:pPr>
    </w:p>
    <w:p w14:paraId="28C07BF5" w14:textId="77777777" w:rsidR="00EE6B24" w:rsidRDefault="00EE6B24" w:rsidP="00381B1B">
      <w:pPr>
        <w:pStyle w:val="Obyajntext"/>
        <w:rPr>
          <w:rFonts w:ascii="Times New Roman" w:hAnsi="Times New Roman"/>
          <w:sz w:val="24"/>
          <w:lang w:val="sk-SK"/>
        </w:rPr>
      </w:pPr>
    </w:p>
    <w:p w14:paraId="7B6037D3" w14:textId="56F59927" w:rsidR="00D55DC5" w:rsidRPr="00D55DC5" w:rsidDel="004B373D" w:rsidRDefault="00D55DC5" w:rsidP="00381B1B">
      <w:pPr>
        <w:pStyle w:val="Obyajntext"/>
        <w:rPr>
          <w:del w:id="190" w:author="Emma Macháčová" w:date="2020-10-21T00:12:00Z"/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Zostrojíme </w:t>
      </w:r>
      <w:r w:rsidR="00F858E5">
        <w:rPr>
          <w:rFonts w:ascii="Times New Roman" w:hAnsi="Times New Roman"/>
          <w:sz w:val="24"/>
          <w:lang w:val="sk-SK"/>
        </w:rPr>
        <w:t>prechodový graf stavového</w:t>
      </w:r>
      <w:r>
        <w:rPr>
          <w:rFonts w:ascii="Times New Roman" w:hAnsi="Times New Roman"/>
          <w:sz w:val="24"/>
          <w:lang w:val="sk-SK"/>
        </w:rPr>
        <w:t xml:space="preserve"> automat typu</w:t>
      </w:r>
      <w:ins w:id="191" w:author="Emma Macháčová" w:date="2020-10-20T23:58:00Z">
        <w:r w:rsidR="00A60D44">
          <w:rPr>
            <w:rFonts w:ascii="Times New Roman" w:hAnsi="Times New Roman"/>
            <w:sz w:val="24"/>
            <w:lang w:val="sk-SK"/>
          </w:rPr>
          <w:t xml:space="preserve"> </w:t>
        </w:r>
      </w:ins>
      <w:del w:id="192" w:author="Emma Macháčová" w:date="2020-10-20T23:58:00Z">
        <w:r w:rsidDel="00A60D44">
          <w:rPr>
            <w:rFonts w:ascii="Times New Roman" w:hAnsi="Times New Roman"/>
            <w:sz w:val="24"/>
            <w:lang w:val="sk-SK"/>
          </w:rPr>
          <w:delText xml:space="preserve"> Moore/</w:delText>
        </w:r>
      </w:del>
      <w:proofErr w:type="spellStart"/>
      <w:r>
        <w:rPr>
          <w:rFonts w:ascii="Times New Roman" w:hAnsi="Times New Roman"/>
          <w:sz w:val="24"/>
          <w:lang w:val="sk-SK"/>
        </w:rPr>
        <w:t>Mealy</w:t>
      </w:r>
      <w:proofErr w:type="spellEnd"/>
      <w:r>
        <w:rPr>
          <w:rFonts w:ascii="Times New Roman" w:hAnsi="Times New Roman"/>
          <w:sz w:val="24"/>
          <w:lang w:val="sk-SK"/>
        </w:rPr>
        <w:t xml:space="preserve"> </w:t>
      </w:r>
    </w:p>
    <w:p w14:paraId="354A80FB" w14:textId="77777777" w:rsidR="00381B1B" w:rsidRPr="00C05A9A" w:rsidRDefault="00381B1B" w:rsidP="00381B1B">
      <w:pPr>
        <w:pStyle w:val="Obyajntext"/>
        <w:rPr>
          <w:rFonts w:ascii="Times New Roman" w:hAnsi="Times New Roman"/>
          <w:lang w:val="sk-SK"/>
        </w:rPr>
      </w:pPr>
    </w:p>
    <w:p w14:paraId="0642E33F" w14:textId="77777777" w:rsidR="00F858E5" w:rsidDel="00A60D44" w:rsidRDefault="00F858E5" w:rsidP="00381B1B">
      <w:pPr>
        <w:pStyle w:val="Obyajntext"/>
        <w:jc w:val="both"/>
        <w:rPr>
          <w:del w:id="193" w:author="Emma Macháčová" w:date="2020-10-20T23:58:00Z"/>
          <w:rFonts w:ascii="Times New Roman" w:hAnsi="Times New Roman"/>
          <w:i/>
          <w:sz w:val="24"/>
          <w:szCs w:val="24"/>
          <w:highlight w:val="yellow"/>
          <w:lang w:val="sk-SK"/>
        </w:rPr>
      </w:pPr>
    </w:p>
    <w:p w14:paraId="4F1494FE" w14:textId="6FDFD845" w:rsidR="00F858E5" w:rsidRPr="00F858E5" w:rsidDel="00A60D44" w:rsidRDefault="00940F8B" w:rsidP="00381B1B">
      <w:pPr>
        <w:pStyle w:val="Obyajntext"/>
        <w:jc w:val="both"/>
        <w:rPr>
          <w:del w:id="194" w:author="Emma Macháčová" w:date="2020-10-20T23:58:00Z"/>
          <w:rFonts w:ascii="Times New Roman" w:hAnsi="Times New Roman"/>
          <w:sz w:val="24"/>
          <w:szCs w:val="24"/>
          <w:lang w:val="sk-SK"/>
        </w:rPr>
      </w:pPr>
      <w:del w:id="195" w:author="Emma Macháčová" w:date="2020-10-20T23:58:00Z">
        <w:r w:rsidDel="00A60D44">
          <w:rPr>
            <w:rFonts w:ascii="Times New Roman" w:hAnsi="Times New Roman"/>
            <w:sz w:val="24"/>
            <w:szCs w:val="24"/>
            <w:lang w:val="sk-SK"/>
          </w:rPr>
          <w:delText>Prechodový graf</w:delText>
        </w:r>
        <w:r w:rsidR="00F858E5" w:rsidRPr="00F858E5" w:rsidDel="00A60D44">
          <w:rPr>
            <w:rFonts w:ascii="Times New Roman" w:hAnsi="Times New Roman"/>
            <w:sz w:val="24"/>
            <w:szCs w:val="24"/>
            <w:lang w:val="sk-SK"/>
          </w:rPr>
          <w:delText xml:space="preserve"> typu Moore</w:delText>
        </w:r>
        <w:r w:rsidR="003D0C5E" w:rsidDel="00A60D44">
          <w:rPr>
            <w:rFonts w:ascii="Times New Roman" w:hAnsi="Times New Roman"/>
            <w:sz w:val="24"/>
            <w:szCs w:val="24"/>
            <w:lang w:val="sk-SK"/>
          </w:rPr>
          <w:delText xml:space="preserve"> (hodnota hrany reprezentuje hodnotu vstupnej premennej)</w:delText>
        </w:r>
        <w:r w:rsidR="00F858E5" w:rsidDel="00A60D44">
          <w:rPr>
            <w:rFonts w:ascii="Times New Roman" w:hAnsi="Times New Roman"/>
            <w:sz w:val="24"/>
            <w:szCs w:val="24"/>
            <w:lang w:val="sk-SK"/>
          </w:rPr>
          <w:delText>:</w:delText>
        </w:r>
      </w:del>
    </w:p>
    <w:p w14:paraId="63A4BB73" w14:textId="6E0FE745" w:rsidR="00381B1B" w:rsidRDefault="007F03D1" w:rsidP="00381B1B">
      <w:pPr>
        <w:pStyle w:val="Obyajntext"/>
        <w:jc w:val="both"/>
        <w:rPr>
          <w:rFonts w:ascii="Times New Roman" w:hAnsi="Times New Roman"/>
          <w:i/>
          <w:sz w:val="24"/>
          <w:szCs w:val="24"/>
          <w:lang w:val="sk-SK"/>
        </w:rPr>
      </w:pPr>
      <w:del w:id="196" w:author="Emma Macháčová" w:date="2020-10-20T23:58:00Z">
        <w:r w:rsidDel="00A60D44">
          <w:object w:dxaOrig="10415" w:dyaOrig="3118" w14:anchorId="098385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52.95pt;height:135.8pt" o:ole="">
              <v:imagedata r:id="rId8" o:title=""/>
            </v:shape>
            <o:OLEObject Type="Embed" ProgID="Visio.Drawing.11" ShapeID="_x0000_i1025" DrawAspect="Content" ObjectID="_1664746560" r:id="rId9"/>
          </w:object>
        </w:r>
      </w:del>
      <w:r w:rsidR="00D55DC5">
        <w:rPr>
          <w:rFonts w:ascii="Times New Roman" w:hAnsi="Times New Roman"/>
          <w:i/>
          <w:sz w:val="24"/>
          <w:szCs w:val="24"/>
          <w:highlight w:val="yellow"/>
          <w:lang w:val="sk-SK"/>
        </w:rPr>
        <w:t xml:space="preserve"> </w:t>
      </w:r>
      <w:r w:rsidR="00381B1B" w:rsidRPr="004B3FBC">
        <w:rPr>
          <w:rFonts w:ascii="Times New Roman" w:hAnsi="Times New Roman"/>
          <w:i/>
          <w:sz w:val="24"/>
          <w:szCs w:val="24"/>
          <w:highlight w:val="yellow"/>
          <w:lang w:val="sk-SK"/>
        </w:rPr>
        <w:t xml:space="preserve"> </w:t>
      </w:r>
    </w:p>
    <w:p w14:paraId="41B80930" w14:textId="0C2894B8" w:rsidR="00F858E5" w:rsidRDefault="00940F8B" w:rsidP="00381B1B">
      <w:pPr>
        <w:pStyle w:val="Obyajntext"/>
        <w:jc w:val="both"/>
        <w:rPr>
          <w:ins w:id="197" w:author="Emma Macháčová" w:date="2020-10-21T00:12:00Z"/>
          <w:rFonts w:ascii="Times New Roman" w:hAnsi="Times New Roman"/>
          <w:sz w:val="24"/>
          <w:szCs w:val="24"/>
          <w:lang w:val="sk-SK"/>
        </w:rPr>
      </w:pPr>
      <w:r>
        <w:rPr>
          <w:rFonts w:ascii="Times New Roman" w:hAnsi="Times New Roman"/>
          <w:sz w:val="24"/>
          <w:szCs w:val="24"/>
          <w:lang w:val="sk-SK"/>
        </w:rPr>
        <w:t>Prechodový graf</w:t>
      </w:r>
      <w:r w:rsidR="00F858E5">
        <w:rPr>
          <w:rFonts w:ascii="Times New Roman" w:hAnsi="Times New Roman"/>
          <w:sz w:val="24"/>
          <w:szCs w:val="24"/>
          <w:lang w:val="sk-SK"/>
        </w:rPr>
        <w:t xml:space="preserve"> typu </w:t>
      </w:r>
      <w:proofErr w:type="spellStart"/>
      <w:r w:rsidR="00F858E5">
        <w:rPr>
          <w:rFonts w:ascii="Times New Roman" w:hAnsi="Times New Roman"/>
          <w:sz w:val="24"/>
          <w:szCs w:val="24"/>
          <w:lang w:val="sk-SK"/>
        </w:rPr>
        <w:t>Mealy</w:t>
      </w:r>
      <w:proofErr w:type="spellEnd"/>
      <w:r w:rsidR="003D0C5E">
        <w:rPr>
          <w:rFonts w:ascii="Times New Roman" w:hAnsi="Times New Roman"/>
          <w:sz w:val="24"/>
          <w:szCs w:val="24"/>
          <w:lang w:val="sk-SK"/>
        </w:rPr>
        <w:t xml:space="preserve"> (hodnota hrany reprezentuje hodnotu vstupnej premennej/hodnotu výstupnej premennej).</w:t>
      </w:r>
    </w:p>
    <w:p w14:paraId="0BDE0A9F" w14:textId="77777777" w:rsidR="004B373D" w:rsidRDefault="004B373D" w:rsidP="00381B1B">
      <w:pPr>
        <w:pStyle w:val="Obyajntext"/>
        <w:jc w:val="both"/>
        <w:rPr>
          <w:rFonts w:ascii="Times New Roman" w:hAnsi="Times New Roman"/>
          <w:sz w:val="24"/>
          <w:szCs w:val="24"/>
          <w:lang w:val="sk-SK"/>
        </w:rPr>
      </w:pPr>
    </w:p>
    <w:p w14:paraId="4C454B2E" w14:textId="144091DD" w:rsidR="00F858E5" w:rsidRPr="00F858E5" w:rsidRDefault="004B373D" w:rsidP="00381B1B">
      <w:pPr>
        <w:pStyle w:val="Obyajntext"/>
        <w:jc w:val="both"/>
        <w:rPr>
          <w:rFonts w:ascii="Times New Roman" w:hAnsi="Times New Roman"/>
          <w:sz w:val="24"/>
          <w:szCs w:val="24"/>
          <w:lang w:val="sk-SK"/>
        </w:rPr>
      </w:pPr>
      <w:ins w:id="198" w:author="Emma Macháčová" w:date="2020-10-21T00:12:00Z">
        <w:r>
          <w:drawing>
            <wp:inline distT="0" distB="0" distL="0" distR="0" wp14:anchorId="4A0E6981" wp14:editId="051C658A">
              <wp:extent cx="5024673" cy="1715877"/>
              <wp:effectExtent l="0" t="0" r="0" b="0"/>
              <wp:docPr id="3" name="Obrázo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11">
                                <a14:imgEffect>
                                  <a14:brightnessContrast contrast="40000"/>
                                </a14:imgEffect>
                              </a14:imgLayer>
                            </a14:imgProps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36586" cy="1719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99" w:author="Emma Macháčová" w:date="2020-10-21T00:11:00Z">
        <w:r w:rsidR="00107DCE" w:rsidDel="004B373D">
          <w:object w:dxaOrig="8714" w:dyaOrig="2396" w14:anchorId="15970142">
            <v:shape id="_x0000_i1026" type="#_x0000_t75" style="width:434.75pt;height:119.85pt" o:ole="">
              <v:imagedata r:id="rId12" o:title=""/>
            </v:shape>
            <o:OLEObject Type="Embed" ProgID="Visio.Drawing.11" ShapeID="_x0000_i1026" DrawAspect="Content" ObjectID="_1664746561" r:id="rId13"/>
          </w:object>
        </w:r>
      </w:del>
    </w:p>
    <w:p w14:paraId="19620E43" w14:textId="7304D66A" w:rsidR="00D55DC5" w:rsidDel="00EB4021" w:rsidRDefault="00504F7D" w:rsidP="00381B1B">
      <w:pPr>
        <w:pStyle w:val="Obyajntext"/>
        <w:rPr>
          <w:del w:id="200" w:author="Emma Macháčová" w:date="2020-10-20T20:04:00Z"/>
          <w:rFonts w:ascii="Times New Roman" w:hAnsi="Times New Roman"/>
          <w:i/>
          <w:sz w:val="24"/>
          <w:szCs w:val="24"/>
          <w:lang w:val="sk-SK"/>
        </w:rPr>
      </w:pPr>
      <w:del w:id="201" w:author="Emma Macháčová" w:date="2020-10-20T20:04:00Z">
        <w:r w:rsidRPr="00504F7D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Poznámka: Ďalej už bude ilustračný príklad riešený pomocou automatu </w:delText>
        </w:r>
        <w:r w:rsidR="008C2F75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typu </w:delText>
        </w:r>
        <w:r w:rsidRPr="00504F7D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 xml:space="preserve">Mealy. Pomocou automatu Moore by to bolo </w:delText>
        </w:r>
        <w:r w:rsidR="005329C8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veľmi podobné</w:delText>
        </w:r>
        <w:r w:rsidRPr="00504F7D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.</w:delText>
        </w:r>
      </w:del>
    </w:p>
    <w:p w14:paraId="1BA2A0B6" w14:textId="48FC37DD" w:rsidR="00EB4021" w:rsidRDefault="00EB4021" w:rsidP="00381B1B">
      <w:pPr>
        <w:pStyle w:val="Obyajntext"/>
        <w:jc w:val="both"/>
        <w:rPr>
          <w:ins w:id="202" w:author="Emma Macháčová" w:date="2020-10-21T00:32:00Z"/>
          <w:rFonts w:ascii="Times New Roman" w:hAnsi="Times New Roman"/>
          <w:i/>
          <w:sz w:val="24"/>
          <w:szCs w:val="24"/>
          <w:lang w:val="sk-SK"/>
        </w:rPr>
      </w:pPr>
    </w:p>
    <w:p w14:paraId="0EF7F9A5" w14:textId="77777777" w:rsidR="00EB4021" w:rsidRDefault="00EB4021" w:rsidP="00381B1B">
      <w:pPr>
        <w:pStyle w:val="Obyajntext"/>
        <w:jc w:val="both"/>
        <w:rPr>
          <w:ins w:id="203" w:author="Emma Macháčová" w:date="2020-10-21T00:32:00Z"/>
          <w:rFonts w:ascii="Times New Roman" w:hAnsi="Times New Roman"/>
          <w:i/>
          <w:sz w:val="24"/>
          <w:szCs w:val="24"/>
          <w:lang w:val="sk-SK"/>
        </w:rPr>
      </w:pPr>
    </w:p>
    <w:p w14:paraId="61C9DF0E" w14:textId="14B6E2FE" w:rsidR="00504F7D" w:rsidRPr="004B3FBC" w:rsidDel="009209D3" w:rsidRDefault="00504F7D" w:rsidP="00381B1B">
      <w:pPr>
        <w:pStyle w:val="Obyajntext"/>
        <w:jc w:val="both"/>
        <w:rPr>
          <w:del w:id="204" w:author="Emma Macháčová" w:date="2020-10-20T20:04:00Z"/>
          <w:rFonts w:ascii="Times New Roman" w:hAnsi="Times New Roman"/>
          <w:i/>
          <w:sz w:val="24"/>
          <w:szCs w:val="24"/>
          <w:lang w:val="sk-SK"/>
        </w:rPr>
      </w:pPr>
    </w:p>
    <w:p w14:paraId="187EF734" w14:textId="77777777" w:rsidR="00381B1B" w:rsidRDefault="00107DCE" w:rsidP="00381B1B">
      <w:pPr>
        <w:pStyle w:val="Obyajntext"/>
        <w:rPr>
          <w:rFonts w:ascii="Times New Roman" w:hAnsi="Times New Roman"/>
          <w:b/>
          <w:sz w:val="24"/>
          <w:szCs w:val="24"/>
          <w:lang w:val="sk-SK"/>
        </w:rPr>
      </w:pPr>
      <w:r>
        <w:rPr>
          <w:rFonts w:ascii="Times New Roman" w:hAnsi="Times New Roman"/>
          <w:b/>
          <w:sz w:val="24"/>
          <w:szCs w:val="24"/>
          <w:lang w:val="sk-SK"/>
        </w:rPr>
        <w:t>Kódovanie stavov</w:t>
      </w:r>
    </w:p>
    <w:p w14:paraId="59DE3492" w14:textId="61ECFB4B" w:rsidR="00504F7D" w:rsidRPr="00504F7D" w:rsidDel="009209D3" w:rsidRDefault="00504F7D" w:rsidP="00504F7D">
      <w:pPr>
        <w:pStyle w:val="Obyajntext"/>
        <w:jc w:val="both"/>
        <w:rPr>
          <w:del w:id="205" w:author="Emma Macháčová" w:date="2020-10-20T20:04:00Z"/>
          <w:rFonts w:ascii="Times New Roman" w:hAnsi="Times New Roman"/>
          <w:i/>
          <w:sz w:val="24"/>
          <w:szCs w:val="24"/>
          <w:lang w:val="sk-SK"/>
        </w:rPr>
      </w:pPr>
      <w:del w:id="206" w:author="Emma Macháčová" w:date="2020-10-20T20:04:00Z">
        <w:r w:rsidRPr="00504F7D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Poznámka: Zvolenie kódovania stavov má vplyv na veľkosť kombinačnej logiky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. Stavy kódujeme pomocou stavových premenných. Platí, že počet_stavov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</w:rPr>
          <w:delText>&lt;=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2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vertAlign w:val="superscript"/>
            <w:lang w:val="sk-SK"/>
          </w:rPr>
          <w:delText>počet_stavových_premenných</w:delText>
        </w:r>
        <w:r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. V tomto prípade máme 5 stavov, teda potrebujeme 3 stavové premenné</w:delText>
        </w:r>
        <w:r w:rsidR="003D0C5E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. Na prednáške budete mať vysvetlený optimálny spôsob kódovania stavov, môžete ho použiť. Tu je zvolené náhodné kódovanie, ktoré nie je podľa tých odporúčaní</w:delText>
        </w:r>
        <w:r w:rsidRPr="00504F7D" w:rsidDel="009209D3">
          <w:rPr>
            <w:rFonts w:ascii="Times New Roman" w:hAnsi="Times New Roman"/>
            <w:i/>
            <w:sz w:val="24"/>
            <w:szCs w:val="24"/>
            <w:highlight w:val="yellow"/>
            <w:lang w:val="sk-SK"/>
          </w:rPr>
          <w:delText>.</w:delText>
        </w:r>
        <w:r w:rsidDel="009209D3">
          <w:rPr>
            <w:rFonts w:ascii="Times New Roman" w:hAnsi="Times New Roman"/>
            <w:i/>
            <w:sz w:val="24"/>
            <w:szCs w:val="24"/>
            <w:lang w:val="sk-SK"/>
          </w:rPr>
          <w:delText xml:space="preserve"> </w:delText>
        </w:r>
      </w:del>
    </w:p>
    <w:p w14:paraId="3C93A519" w14:textId="77777777" w:rsidR="00381B1B" w:rsidRDefault="00381B1B" w:rsidP="00381B1B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67"/>
        <w:gridCol w:w="245"/>
        <w:gridCol w:w="1489"/>
        <w:gridCol w:w="1489"/>
        <w:gridCol w:w="1490"/>
        <w:gridCol w:w="1490"/>
      </w:tblGrid>
      <w:tr w:rsidR="00504F7D" w14:paraId="2FA8B57B" w14:textId="77777777" w:rsidTr="00037B1F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73184AE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11BBBD76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A601ED2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48B5F05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1C8F88A" w14:textId="77777777" w:rsidR="00504F7D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504F7D" w:rsidRPr="0031347A">
              <w:rPr>
                <w:lang w:val="en-US"/>
              </w:rPr>
              <w:t>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5F3A90A" w14:textId="77777777" w:rsidR="00504F7D" w:rsidRDefault="00504F7D" w:rsidP="00037B1F">
            <w:pPr>
              <w:rPr>
                <w:lang w:val="en-US"/>
              </w:rPr>
            </w:pPr>
          </w:p>
        </w:tc>
      </w:tr>
      <w:tr w:rsidR="00504F7D" w14:paraId="4A56ECEE" w14:textId="77777777" w:rsidTr="00037B1F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6470925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1E36CC00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73CE3B5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5F86A13" w14:textId="77777777" w:rsidR="00504F7D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504F7D" w:rsidRPr="0031347A">
              <w:rPr>
                <w:lang w:val="en-US"/>
              </w:rPr>
              <w:t>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60A3425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07F2FBB" w14:textId="77777777" w:rsidR="00504F7D" w:rsidRDefault="00504F7D" w:rsidP="00037B1F">
            <w:pPr>
              <w:rPr>
                <w:lang w:val="en-US"/>
              </w:rPr>
            </w:pPr>
          </w:p>
        </w:tc>
      </w:tr>
      <w:tr w:rsidR="00504F7D" w14:paraId="023681A6" w14:textId="77777777" w:rsidTr="00037B1F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3CC31B1" w14:textId="77777777" w:rsidR="00504F7D" w:rsidRPr="00461629" w:rsidRDefault="00504F7D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4B9B14DD" w14:textId="77777777" w:rsidR="00504F7D" w:rsidRPr="00461629" w:rsidRDefault="00504F7D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177C39A8" w14:textId="77777777" w:rsidR="00504F7D" w:rsidRPr="00461629" w:rsidRDefault="00504F7D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13BC8D91" w14:textId="77777777" w:rsidR="00504F7D" w:rsidRPr="00461629" w:rsidRDefault="00504F7D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438FBB9B" w14:textId="77777777" w:rsidR="00504F7D" w:rsidRPr="00461629" w:rsidRDefault="00504F7D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7C1D1188" w14:textId="77777777" w:rsidR="00504F7D" w:rsidRPr="00461629" w:rsidRDefault="00504F7D" w:rsidP="00037B1F">
            <w:pPr>
              <w:rPr>
                <w:sz w:val="2"/>
                <w:szCs w:val="2"/>
                <w:lang w:val="en-US"/>
              </w:rPr>
            </w:pPr>
          </w:p>
        </w:tc>
      </w:tr>
      <w:tr w:rsidR="00504F7D" w14:paraId="44272358" w14:textId="77777777" w:rsidTr="00037B1F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0187EDF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46C7E204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7D369C58" w14:textId="77777777" w:rsidR="00504F7D" w:rsidRDefault="00504F7D" w:rsidP="00037B1F">
            <w:pPr>
              <w:rPr>
                <w:lang w:val="en-US"/>
              </w:rPr>
            </w:pPr>
            <w:r>
              <w:rPr>
                <w:lang w:val="en-US"/>
              </w:rPr>
              <w:t>S0</w:t>
            </w:r>
          </w:p>
        </w:tc>
        <w:tc>
          <w:tcPr>
            <w:tcW w:w="1489" w:type="dxa"/>
          </w:tcPr>
          <w:p w14:paraId="3318D6A1" w14:textId="77777777" w:rsidR="00504F7D" w:rsidRDefault="00504F7D" w:rsidP="00037B1F">
            <w:pPr>
              <w:rPr>
                <w:lang w:val="en-US"/>
              </w:rPr>
            </w:pPr>
            <w:r>
              <w:rPr>
                <w:lang w:val="en-US"/>
              </w:rPr>
              <w:t>S2</w:t>
            </w:r>
          </w:p>
        </w:tc>
        <w:tc>
          <w:tcPr>
            <w:tcW w:w="1490" w:type="dxa"/>
          </w:tcPr>
          <w:p w14:paraId="5AEE9F4D" w14:textId="77777777" w:rsidR="00504F7D" w:rsidRDefault="00504F7D" w:rsidP="00037B1F">
            <w:pPr>
              <w:rPr>
                <w:lang w:val="en-US"/>
              </w:rPr>
            </w:pPr>
            <w:r>
              <w:rPr>
                <w:lang w:val="en-US"/>
              </w:rPr>
              <w:t>S3</w:t>
            </w:r>
          </w:p>
        </w:tc>
        <w:tc>
          <w:tcPr>
            <w:tcW w:w="1490" w:type="dxa"/>
          </w:tcPr>
          <w:p w14:paraId="0F622B63" w14:textId="77777777" w:rsidR="00504F7D" w:rsidRDefault="00504F7D" w:rsidP="00037B1F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</w:tr>
      <w:tr w:rsidR="00504F7D" w14:paraId="67F76EE7" w14:textId="77777777" w:rsidTr="00037B1F"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2C83D185" w14:textId="77777777" w:rsidR="00504F7D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504F7D" w:rsidRPr="0031347A">
              <w:rPr>
                <w:lang w:val="en-US"/>
              </w:rPr>
              <w:t>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58099A08" w14:textId="77777777" w:rsidR="00504F7D" w:rsidRDefault="00504F7D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03670006" w14:textId="77777777" w:rsidR="00504F7D" w:rsidRDefault="00504F7D" w:rsidP="00037B1F">
            <w:pPr>
              <w:rPr>
                <w:lang w:val="en-US"/>
              </w:rPr>
            </w:pPr>
            <w:r>
              <w:rPr>
                <w:lang w:val="en-US"/>
              </w:rPr>
              <w:t>S4</w:t>
            </w:r>
          </w:p>
        </w:tc>
        <w:tc>
          <w:tcPr>
            <w:tcW w:w="1489" w:type="dxa"/>
          </w:tcPr>
          <w:p w14:paraId="217894DD" w14:textId="77777777" w:rsidR="00504F7D" w:rsidRDefault="00504F7D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9F39BFB" w14:textId="77777777" w:rsidR="00504F7D" w:rsidRDefault="00504F7D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01B3C0C8" w14:textId="1E17F961" w:rsidR="00504F7D" w:rsidRDefault="00504F7D" w:rsidP="00037B1F">
            <w:pPr>
              <w:rPr>
                <w:lang w:val="en-US"/>
              </w:rPr>
            </w:pPr>
            <w:del w:id="207" w:author="Emma Macháčová" w:date="2020-10-21T00:14:00Z">
              <w:r w:rsidDel="004B373D">
                <w:rPr>
                  <w:lang w:val="en-US"/>
                </w:rPr>
                <w:delText>X</w:delText>
              </w:r>
            </w:del>
            <w:ins w:id="208" w:author="Emma Macháčová" w:date="2020-10-21T00:14:00Z">
              <w:r w:rsidR="004B373D">
                <w:rPr>
                  <w:lang w:val="en-US"/>
                </w:rPr>
                <w:t>S5</w:t>
              </w:r>
            </w:ins>
          </w:p>
        </w:tc>
      </w:tr>
    </w:tbl>
    <w:p w14:paraId="1A66813E" w14:textId="77777777" w:rsidR="00504F7D" w:rsidRDefault="00504F7D" w:rsidP="00381B1B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75"/>
        <w:gridCol w:w="851"/>
      </w:tblGrid>
      <w:tr w:rsidR="00504F7D" w14:paraId="06C5618C" w14:textId="77777777" w:rsidTr="00504F7D">
        <w:tc>
          <w:tcPr>
            <w:tcW w:w="675" w:type="dxa"/>
          </w:tcPr>
          <w:p w14:paraId="6978F286" w14:textId="77777777" w:rsidR="00504F7D" w:rsidRDefault="00504F7D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Stav</w:t>
            </w:r>
          </w:p>
        </w:tc>
        <w:tc>
          <w:tcPr>
            <w:tcW w:w="851" w:type="dxa"/>
          </w:tcPr>
          <w:p w14:paraId="5FFCF810" w14:textId="77777777" w:rsidR="00504F7D" w:rsidRDefault="00A00990" w:rsidP="00A00990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z</w:t>
            </w:r>
            <w:r w:rsidR="00504F7D" w:rsidRPr="00504F7D">
              <w:rPr>
                <w:rFonts w:ascii="Times New Roman" w:hAnsi="Times New Roman"/>
                <w:sz w:val="24"/>
                <w:vertAlign w:val="subscript"/>
                <w:lang w:val="sk-SK"/>
              </w:rPr>
              <w:t>1</w:t>
            </w:r>
            <w:r>
              <w:rPr>
                <w:rFonts w:ascii="Times New Roman" w:hAnsi="Times New Roman"/>
                <w:sz w:val="24"/>
                <w:lang w:val="sk-SK"/>
              </w:rPr>
              <w:t>z</w:t>
            </w:r>
            <w:r w:rsidR="00504F7D" w:rsidRPr="00504F7D">
              <w:rPr>
                <w:rFonts w:ascii="Times New Roman" w:hAnsi="Times New Roman"/>
                <w:sz w:val="24"/>
                <w:vertAlign w:val="subscript"/>
                <w:lang w:val="sk-SK"/>
              </w:rPr>
              <w:t>2</w:t>
            </w:r>
            <w:r>
              <w:rPr>
                <w:rFonts w:ascii="Times New Roman" w:hAnsi="Times New Roman"/>
                <w:sz w:val="24"/>
                <w:lang w:val="sk-SK"/>
              </w:rPr>
              <w:t>z</w:t>
            </w:r>
            <w:r w:rsidR="00504F7D" w:rsidRPr="00504F7D">
              <w:rPr>
                <w:rFonts w:ascii="Times New Roman" w:hAnsi="Times New Roman"/>
                <w:sz w:val="24"/>
                <w:vertAlign w:val="subscript"/>
                <w:lang w:val="sk-SK"/>
              </w:rPr>
              <w:t>3</w:t>
            </w:r>
          </w:p>
        </w:tc>
      </w:tr>
      <w:tr w:rsidR="00504F7D" w14:paraId="6A80C4A0" w14:textId="77777777" w:rsidTr="00504F7D">
        <w:tc>
          <w:tcPr>
            <w:tcW w:w="675" w:type="dxa"/>
          </w:tcPr>
          <w:p w14:paraId="5D3BE244" w14:textId="77777777" w:rsidR="00504F7D" w:rsidRDefault="00392788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S0</w:t>
            </w:r>
          </w:p>
        </w:tc>
        <w:tc>
          <w:tcPr>
            <w:tcW w:w="851" w:type="dxa"/>
          </w:tcPr>
          <w:p w14:paraId="5D644390" w14:textId="77777777" w:rsidR="00504F7D" w:rsidRDefault="00392788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000</w:t>
            </w:r>
          </w:p>
        </w:tc>
      </w:tr>
      <w:tr w:rsidR="00504F7D" w14:paraId="40C65BF1" w14:textId="77777777" w:rsidTr="00504F7D">
        <w:tc>
          <w:tcPr>
            <w:tcW w:w="675" w:type="dxa"/>
          </w:tcPr>
          <w:p w14:paraId="69041BBE" w14:textId="77777777" w:rsidR="00504F7D" w:rsidRDefault="00392788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S1</w:t>
            </w:r>
          </w:p>
        </w:tc>
        <w:tc>
          <w:tcPr>
            <w:tcW w:w="851" w:type="dxa"/>
          </w:tcPr>
          <w:p w14:paraId="5DA93E42" w14:textId="77777777" w:rsidR="00504F7D" w:rsidRDefault="00392788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001</w:t>
            </w:r>
          </w:p>
        </w:tc>
      </w:tr>
      <w:tr w:rsidR="00504F7D" w14:paraId="5647B7F9" w14:textId="77777777" w:rsidTr="00504F7D">
        <w:tc>
          <w:tcPr>
            <w:tcW w:w="675" w:type="dxa"/>
          </w:tcPr>
          <w:p w14:paraId="14C210F5" w14:textId="77777777" w:rsidR="00504F7D" w:rsidRDefault="00392788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S2</w:t>
            </w:r>
          </w:p>
        </w:tc>
        <w:tc>
          <w:tcPr>
            <w:tcW w:w="851" w:type="dxa"/>
          </w:tcPr>
          <w:p w14:paraId="741149C3" w14:textId="77777777" w:rsidR="00504F7D" w:rsidRDefault="00392788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010</w:t>
            </w:r>
          </w:p>
        </w:tc>
      </w:tr>
      <w:tr w:rsidR="00504F7D" w14:paraId="0A84FD2D" w14:textId="77777777" w:rsidTr="00504F7D">
        <w:tc>
          <w:tcPr>
            <w:tcW w:w="675" w:type="dxa"/>
          </w:tcPr>
          <w:p w14:paraId="1869A84C" w14:textId="77777777" w:rsidR="00504F7D" w:rsidRDefault="00392788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S3</w:t>
            </w:r>
          </w:p>
        </w:tc>
        <w:tc>
          <w:tcPr>
            <w:tcW w:w="851" w:type="dxa"/>
          </w:tcPr>
          <w:p w14:paraId="286A211C" w14:textId="77777777" w:rsidR="00504F7D" w:rsidRDefault="00392788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011</w:t>
            </w:r>
          </w:p>
        </w:tc>
      </w:tr>
      <w:tr w:rsidR="00504F7D" w14:paraId="023040A0" w14:textId="77777777" w:rsidTr="00504F7D">
        <w:tc>
          <w:tcPr>
            <w:tcW w:w="675" w:type="dxa"/>
          </w:tcPr>
          <w:p w14:paraId="2AF15E32" w14:textId="77777777" w:rsidR="00504F7D" w:rsidRDefault="00392788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S4</w:t>
            </w:r>
          </w:p>
        </w:tc>
        <w:tc>
          <w:tcPr>
            <w:tcW w:w="851" w:type="dxa"/>
          </w:tcPr>
          <w:p w14:paraId="08B77C82" w14:textId="77777777" w:rsidR="00504F7D" w:rsidRDefault="00392788" w:rsidP="00381B1B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100</w:t>
            </w:r>
          </w:p>
        </w:tc>
      </w:tr>
      <w:tr w:rsidR="004B373D" w14:paraId="5D2BB651" w14:textId="77777777" w:rsidTr="00504F7D">
        <w:trPr>
          <w:ins w:id="209" w:author="Emma Macháčová" w:date="2020-10-21T00:14:00Z"/>
        </w:trPr>
        <w:tc>
          <w:tcPr>
            <w:tcW w:w="675" w:type="dxa"/>
          </w:tcPr>
          <w:p w14:paraId="56185F02" w14:textId="627F5BAC" w:rsidR="004B373D" w:rsidRDefault="004B373D" w:rsidP="00381B1B">
            <w:pPr>
              <w:pStyle w:val="Obyajntext"/>
              <w:rPr>
                <w:ins w:id="210" w:author="Emma Macháčová" w:date="2020-10-21T00:14:00Z"/>
                <w:rFonts w:ascii="Times New Roman" w:hAnsi="Times New Roman"/>
                <w:sz w:val="24"/>
                <w:lang w:val="sk-SK"/>
              </w:rPr>
            </w:pPr>
            <w:ins w:id="211" w:author="Emma Macháčová" w:date="2020-10-21T00:14:00Z">
              <w:r>
                <w:rPr>
                  <w:rFonts w:ascii="Times New Roman" w:hAnsi="Times New Roman"/>
                  <w:sz w:val="24"/>
                  <w:lang w:val="sk-SK"/>
                </w:rPr>
                <w:t>S5</w:t>
              </w:r>
            </w:ins>
          </w:p>
        </w:tc>
        <w:tc>
          <w:tcPr>
            <w:tcW w:w="851" w:type="dxa"/>
          </w:tcPr>
          <w:p w14:paraId="0001B93B" w14:textId="64BB10FA" w:rsidR="004B373D" w:rsidRDefault="004B373D" w:rsidP="00381B1B">
            <w:pPr>
              <w:pStyle w:val="Obyajntext"/>
              <w:rPr>
                <w:ins w:id="212" w:author="Emma Macháčová" w:date="2020-10-21T00:14:00Z"/>
                <w:rFonts w:ascii="Times New Roman" w:hAnsi="Times New Roman"/>
                <w:sz w:val="24"/>
                <w:lang w:val="sk-SK"/>
              </w:rPr>
            </w:pPr>
            <w:ins w:id="213" w:author="Emma Macháčová" w:date="2020-10-21T00:14:00Z">
              <w:r>
                <w:rPr>
                  <w:rFonts w:ascii="Times New Roman" w:hAnsi="Times New Roman"/>
                  <w:sz w:val="24"/>
                  <w:lang w:val="sk-SK"/>
                </w:rPr>
                <w:t>101</w:t>
              </w:r>
            </w:ins>
          </w:p>
        </w:tc>
      </w:tr>
    </w:tbl>
    <w:p w14:paraId="102BF2D9" w14:textId="77777777" w:rsidR="00504F7D" w:rsidRDefault="00504F7D" w:rsidP="00381B1B">
      <w:pPr>
        <w:pStyle w:val="Obyajntext"/>
        <w:rPr>
          <w:rFonts w:ascii="Times New Roman" w:hAnsi="Times New Roman"/>
          <w:sz w:val="24"/>
          <w:lang w:val="sk-SK"/>
        </w:rPr>
      </w:pPr>
    </w:p>
    <w:p w14:paraId="1B9444AA" w14:textId="77777777" w:rsidR="004B373D" w:rsidRDefault="004B373D">
      <w:pPr>
        <w:spacing w:after="200" w:line="276" w:lineRule="auto"/>
        <w:rPr>
          <w:ins w:id="214" w:author="Emma Macháčová" w:date="2020-10-21T00:14:00Z"/>
          <w:noProof w:val="0"/>
          <w:szCs w:val="20"/>
          <w:lang w:eastAsia="en-US"/>
        </w:rPr>
      </w:pPr>
      <w:ins w:id="215" w:author="Emma Macháčová" w:date="2020-10-21T00:14:00Z">
        <w:r>
          <w:br w:type="page"/>
        </w:r>
      </w:ins>
    </w:p>
    <w:p w14:paraId="01103592" w14:textId="221AF41E" w:rsidR="00392788" w:rsidRDefault="00392788" w:rsidP="00392788">
      <w:pPr>
        <w:pStyle w:val="Obyajntext"/>
        <w:rPr>
          <w:ins w:id="216" w:author="Emma Macháčová" w:date="2020-10-21T00:15:00Z"/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 xml:space="preserve">Prechodová tabuľka pre automat </w:t>
      </w:r>
      <w:proofErr w:type="spellStart"/>
      <w:r>
        <w:rPr>
          <w:rFonts w:ascii="Times New Roman" w:hAnsi="Times New Roman"/>
          <w:sz w:val="24"/>
          <w:lang w:val="sk-SK"/>
        </w:rPr>
        <w:t>Mealy</w:t>
      </w:r>
      <w:proofErr w:type="spellEnd"/>
      <w:r>
        <w:rPr>
          <w:rFonts w:ascii="Times New Roman" w:hAnsi="Times New Roman"/>
          <w:sz w:val="24"/>
          <w:lang w:val="sk-SK"/>
        </w:rPr>
        <w:t xml:space="preserve"> po dosadení zakódovaných stavov</w:t>
      </w:r>
    </w:p>
    <w:p w14:paraId="7F13EBE0" w14:textId="77777777" w:rsidR="004B373D" w:rsidRPr="00691530" w:rsidRDefault="004B373D" w:rsidP="00392788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709"/>
        <w:gridCol w:w="709"/>
        <w:gridCol w:w="709"/>
        <w:gridCol w:w="850"/>
      </w:tblGrid>
      <w:tr w:rsidR="00392788" w14:paraId="73624A8F" w14:textId="77777777" w:rsidTr="00037B1F">
        <w:tc>
          <w:tcPr>
            <w:tcW w:w="67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5E3D823" w14:textId="77777777" w:rsidR="00392788" w:rsidRDefault="00392788" w:rsidP="00037B1F">
            <w:pPr>
              <w:rPr>
                <w:lang w:val="en-US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70E79619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Nový stav</w:t>
            </w:r>
          </w:p>
        </w:tc>
        <w:tc>
          <w:tcPr>
            <w:tcW w:w="1559" w:type="dxa"/>
            <w:gridSpan w:val="2"/>
            <w:tcBorders>
              <w:top w:val="nil"/>
              <w:left w:val="single" w:sz="12" w:space="0" w:color="auto"/>
            </w:tcBorders>
          </w:tcPr>
          <w:p w14:paraId="7F762B26" w14:textId="77777777" w:rsidR="00392788" w:rsidRDefault="00392788" w:rsidP="00037B1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392788" w14:paraId="76571E94" w14:textId="77777777" w:rsidTr="00037B1F">
        <w:tc>
          <w:tcPr>
            <w:tcW w:w="67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1CD35699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stav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2ADEECA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x=0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</w:tcPr>
          <w:p w14:paraId="15AEB8F7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x=1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6AFA9FB0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x=0</w:t>
            </w:r>
          </w:p>
        </w:tc>
        <w:tc>
          <w:tcPr>
            <w:tcW w:w="850" w:type="dxa"/>
            <w:tcBorders>
              <w:bottom w:val="single" w:sz="12" w:space="0" w:color="auto"/>
            </w:tcBorders>
          </w:tcPr>
          <w:p w14:paraId="2BCD197A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x=1</w:t>
            </w:r>
          </w:p>
        </w:tc>
      </w:tr>
      <w:tr w:rsidR="00392788" w14:paraId="46241732" w14:textId="77777777" w:rsidTr="00037B1F">
        <w:tc>
          <w:tcPr>
            <w:tcW w:w="675" w:type="dxa"/>
            <w:tcBorders>
              <w:top w:val="single" w:sz="12" w:space="0" w:color="auto"/>
              <w:right w:val="single" w:sz="12" w:space="0" w:color="auto"/>
            </w:tcBorders>
          </w:tcPr>
          <w:p w14:paraId="073D1BFD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E677514" w14:textId="7F39575A" w:rsidR="00392788" w:rsidRDefault="004B373D" w:rsidP="00037B1F">
            <w:pPr>
              <w:rPr>
                <w:lang w:val="en-US"/>
              </w:rPr>
            </w:pPr>
            <w:ins w:id="217" w:author="Emma Macháčová" w:date="2020-10-21T00:15:00Z">
              <w:r>
                <w:rPr>
                  <w:lang w:val="en-US"/>
                </w:rPr>
                <w:t>000</w:t>
              </w:r>
            </w:ins>
            <w:del w:id="218" w:author="Emma Macháčová" w:date="2020-10-21T00:15:00Z">
              <w:r w:rsidR="00392788" w:rsidDel="004B373D">
                <w:rPr>
                  <w:lang w:val="en-US"/>
                </w:rPr>
                <w:delText>000</w:delText>
              </w:r>
            </w:del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</w:tcPr>
          <w:p w14:paraId="720354A2" w14:textId="3CD5E3FA" w:rsidR="00392788" w:rsidRDefault="004B373D" w:rsidP="00037B1F">
            <w:pPr>
              <w:rPr>
                <w:lang w:val="en-US"/>
              </w:rPr>
            </w:pPr>
            <w:ins w:id="219" w:author="Emma Macháčová" w:date="2020-10-21T00:16:00Z">
              <w:r>
                <w:rPr>
                  <w:lang w:val="en-US"/>
                </w:rPr>
                <w:t>001</w:t>
              </w:r>
            </w:ins>
            <w:del w:id="220" w:author="Emma Macháčová" w:date="2020-10-21T00:15:00Z">
              <w:r w:rsidR="00392788" w:rsidDel="004B373D">
                <w:rPr>
                  <w:lang w:val="en-US"/>
                </w:rPr>
                <w:delText>001</w:delText>
              </w:r>
            </w:del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04D2B8ED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12" w:space="0" w:color="auto"/>
            </w:tcBorders>
          </w:tcPr>
          <w:p w14:paraId="230D0922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92788" w14:paraId="65A55A8E" w14:textId="77777777" w:rsidTr="00037B1F">
        <w:tc>
          <w:tcPr>
            <w:tcW w:w="675" w:type="dxa"/>
            <w:tcBorders>
              <w:right w:val="single" w:sz="12" w:space="0" w:color="auto"/>
            </w:tcBorders>
          </w:tcPr>
          <w:p w14:paraId="719ABBB1" w14:textId="77777777" w:rsidR="00392788" w:rsidRDefault="00392788" w:rsidP="00037B1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001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581F7008" w14:textId="4C8B1595" w:rsidR="00392788" w:rsidRDefault="004B373D" w:rsidP="00037B1F">
            <w:pPr>
              <w:rPr>
                <w:lang w:val="en-US"/>
              </w:rPr>
            </w:pPr>
            <w:ins w:id="221" w:author="Emma Macháčová" w:date="2020-10-21T00:15:00Z">
              <w:r>
                <w:rPr>
                  <w:lang w:val="en-US"/>
                </w:rPr>
                <w:t>000</w:t>
              </w:r>
            </w:ins>
            <w:del w:id="222" w:author="Emma Macháčová" w:date="2020-10-21T00:15:00Z">
              <w:r w:rsidR="00392788" w:rsidDel="004B373D">
                <w:rPr>
                  <w:lang w:val="en-US"/>
                </w:rPr>
                <w:delText>010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4919D120" w14:textId="4EDA3D1A" w:rsidR="00392788" w:rsidRDefault="004B373D" w:rsidP="00037B1F">
            <w:pPr>
              <w:rPr>
                <w:lang w:val="en-US"/>
              </w:rPr>
            </w:pPr>
            <w:ins w:id="223" w:author="Emma Macháčová" w:date="2020-10-21T00:16:00Z">
              <w:r>
                <w:rPr>
                  <w:lang w:val="en-US"/>
                </w:rPr>
                <w:t>010</w:t>
              </w:r>
            </w:ins>
            <w:del w:id="224" w:author="Emma Macháčová" w:date="2020-10-21T00:15:00Z">
              <w:r w:rsidR="00392788" w:rsidDel="004B373D">
                <w:rPr>
                  <w:lang w:val="en-US"/>
                </w:rPr>
                <w:delText>001</w:delText>
              </w:r>
            </w:del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E7899E1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73B44419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92788" w14:paraId="373A2A50" w14:textId="77777777" w:rsidTr="00037B1F">
        <w:tc>
          <w:tcPr>
            <w:tcW w:w="675" w:type="dxa"/>
            <w:tcBorders>
              <w:right w:val="single" w:sz="12" w:space="0" w:color="auto"/>
            </w:tcBorders>
          </w:tcPr>
          <w:p w14:paraId="138FF3F2" w14:textId="77777777" w:rsidR="00392788" w:rsidRDefault="00392788" w:rsidP="00037B1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010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48E5625" w14:textId="0FCDBCD2" w:rsidR="00392788" w:rsidRDefault="004B373D" w:rsidP="00037B1F">
            <w:pPr>
              <w:rPr>
                <w:lang w:val="en-US"/>
              </w:rPr>
            </w:pPr>
            <w:ins w:id="225" w:author="Emma Macháčová" w:date="2020-10-21T00:15:00Z">
              <w:r>
                <w:rPr>
                  <w:lang w:val="en-US"/>
                </w:rPr>
                <w:t>011</w:t>
              </w:r>
            </w:ins>
            <w:del w:id="226" w:author="Emma Macháčová" w:date="2020-10-21T00:15:00Z">
              <w:r w:rsidR="00392788" w:rsidDel="004B373D">
                <w:rPr>
                  <w:lang w:val="en-US"/>
                </w:rPr>
                <w:delText>000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338B8B01" w14:textId="0E2E1DB1" w:rsidR="00392788" w:rsidRDefault="004B373D" w:rsidP="00037B1F">
            <w:pPr>
              <w:rPr>
                <w:lang w:val="en-US"/>
              </w:rPr>
            </w:pPr>
            <w:ins w:id="227" w:author="Emma Macháčová" w:date="2020-10-21T00:16:00Z">
              <w:r>
                <w:rPr>
                  <w:lang w:val="en-US"/>
                </w:rPr>
                <w:t>010</w:t>
              </w:r>
            </w:ins>
            <w:del w:id="228" w:author="Emma Macháčová" w:date="2020-10-21T00:15:00Z">
              <w:r w:rsidR="00392788" w:rsidDel="004B373D">
                <w:rPr>
                  <w:lang w:val="en-US"/>
                </w:rPr>
                <w:delText>011</w:delText>
              </w:r>
            </w:del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607CBC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0F9DE3D5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92788" w14:paraId="622904CC" w14:textId="77777777" w:rsidTr="00037B1F">
        <w:tc>
          <w:tcPr>
            <w:tcW w:w="675" w:type="dxa"/>
            <w:tcBorders>
              <w:right w:val="single" w:sz="12" w:space="0" w:color="auto"/>
            </w:tcBorders>
          </w:tcPr>
          <w:p w14:paraId="4D7600ED" w14:textId="77777777" w:rsidR="00392788" w:rsidRDefault="00392788" w:rsidP="00037B1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011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30E50F9" w14:textId="28CA58D3" w:rsidR="00392788" w:rsidRDefault="004B373D" w:rsidP="00037B1F">
            <w:pPr>
              <w:rPr>
                <w:lang w:val="en-US"/>
              </w:rPr>
            </w:pPr>
            <w:ins w:id="229" w:author="Emma Macháčová" w:date="2020-10-21T00:15:00Z">
              <w:r>
                <w:rPr>
                  <w:lang w:val="en-US"/>
                </w:rPr>
                <w:t>100</w:t>
              </w:r>
            </w:ins>
            <w:del w:id="230" w:author="Emma Macháčová" w:date="2020-10-21T00:15:00Z">
              <w:r w:rsidR="00392788" w:rsidDel="004B373D">
                <w:rPr>
                  <w:lang w:val="en-US"/>
                </w:rPr>
                <w:delText>100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1745483C" w14:textId="634FC125" w:rsidR="00392788" w:rsidRDefault="004B373D" w:rsidP="00037B1F">
            <w:pPr>
              <w:rPr>
                <w:lang w:val="en-US"/>
              </w:rPr>
            </w:pPr>
            <w:ins w:id="231" w:author="Emma Macháčová" w:date="2020-10-21T00:16:00Z">
              <w:r>
                <w:rPr>
                  <w:lang w:val="en-US"/>
                </w:rPr>
                <w:t>001</w:t>
              </w:r>
            </w:ins>
            <w:del w:id="232" w:author="Emma Macháčová" w:date="2020-10-21T00:15:00Z">
              <w:r w:rsidR="00392788" w:rsidDel="004B373D">
                <w:rPr>
                  <w:lang w:val="en-US"/>
                </w:rPr>
                <w:delText>001</w:delText>
              </w:r>
            </w:del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57F0EF3A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51165E35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92788" w14:paraId="59853C07" w14:textId="77777777" w:rsidTr="00037B1F">
        <w:tc>
          <w:tcPr>
            <w:tcW w:w="675" w:type="dxa"/>
            <w:tcBorders>
              <w:right w:val="single" w:sz="12" w:space="0" w:color="auto"/>
            </w:tcBorders>
          </w:tcPr>
          <w:p w14:paraId="5AA9F560" w14:textId="77777777" w:rsidR="00392788" w:rsidRDefault="00392788" w:rsidP="00037B1F">
            <w:pPr>
              <w:pStyle w:val="Obyajntext"/>
              <w:rPr>
                <w:rFonts w:ascii="Times New Roman" w:hAnsi="Times New Roman"/>
                <w:sz w:val="24"/>
                <w:lang w:val="sk-SK"/>
              </w:rPr>
            </w:pPr>
            <w:r>
              <w:rPr>
                <w:rFonts w:ascii="Times New Roman" w:hAnsi="Times New Roman"/>
                <w:sz w:val="24"/>
                <w:lang w:val="sk-SK"/>
              </w:rPr>
              <w:t>100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53759F6" w14:textId="617FBC21" w:rsidR="00392788" w:rsidRDefault="004B373D" w:rsidP="00037B1F">
            <w:pPr>
              <w:rPr>
                <w:lang w:val="en-US"/>
              </w:rPr>
            </w:pPr>
            <w:ins w:id="233" w:author="Emma Macháčová" w:date="2020-10-21T00:15:00Z">
              <w:r>
                <w:rPr>
                  <w:lang w:val="en-US"/>
                </w:rPr>
                <w:t>101</w:t>
              </w:r>
            </w:ins>
            <w:del w:id="234" w:author="Emma Macháčová" w:date="2020-10-21T00:15:00Z">
              <w:r w:rsidR="00392788" w:rsidDel="004B373D">
                <w:rPr>
                  <w:lang w:val="en-US"/>
                </w:rPr>
                <w:delText>000</w:delText>
              </w:r>
            </w:del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77831665" w14:textId="147C281D" w:rsidR="00392788" w:rsidRDefault="004B373D" w:rsidP="00037B1F">
            <w:pPr>
              <w:rPr>
                <w:lang w:val="en-US"/>
              </w:rPr>
            </w:pPr>
            <w:ins w:id="235" w:author="Emma Macháčová" w:date="2020-10-21T00:16:00Z">
              <w:r>
                <w:rPr>
                  <w:lang w:val="en-US"/>
                </w:rPr>
                <w:t>001</w:t>
              </w:r>
            </w:ins>
            <w:del w:id="236" w:author="Emma Macháčová" w:date="2020-10-21T00:15:00Z">
              <w:r w:rsidR="00392788" w:rsidDel="004B373D">
                <w:rPr>
                  <w:lang w:val="en-US"/>
                </w:rPr>
                <w:delText>011</w:delText>
              </w:r>
            </w:del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AFF0D56" w14:textId="77777777" w:rsidR="00392788" w:rsidRDefault="00392788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25AF84C5" w14:textId="349207AE" w:rsidR="00392788" w:rsidRPr="004B373D" w:rsidRDefault="004B373D" w:rsidP="00037B1F">
            <w:pPr>
              <w:rPr>
                <w:bCs/>
                <w:lang w:val="en-US"/>
                <w:rPrChange w:id="237" w:author="Emma Macháčová" w:date="2020-10-21T00:15:00Z">
                  <w:rPr>
                    <w:b/>
                    <w:lang w:val="en-US"/>
                  </w:rPr>
                </w:rPrChange>
              </w:rPr>
            </w:pPr>
            <w:ins w:id="238" w:author="Emma Macháčová" w:date="2020-10-21T00:15:00Z">
              <w:r w:rsidRPr="004B373D">
                <w:rPr>
                  <w:bCs/>
                  <w:lang w:val="en-US"/>
                  <w:rPrChange w:id="239" w:author="Emma Macháčová" w:date="2020-10-21T00:15:00Z">
                    <w:rPr>
                      <w:b/>
                      <w:lang w:val="en-US"/>
                    </w:rPr>
                  </w:rPrChange>
                </w:rPr>
                <w:t>0</w:t>
              </w:r>
            </w:ins>
            <w:del w:id="240" w:author="Emma Macháčová" w:date="2020-10-21T00:15:00Z">
              <w:r w:rsidR="00392788" w:rsidRPr="004B373D" w:rsidDel="004B373D">
                <w:rPr>
                  <w:bCs/>
                  <w:lang w:val="en-US"/>
                  <w:rPrChange w:id="241" w:author="Emma Macháčová" w:date="2020-10-21T00:15:00Z">
                    <w:rPr>
                      <w:b/>
                      <w:lang w:val="en-US"/>
                    </w:rPr>
                  </w:rPrChange>
                </w:rPr>
                <w:delText>1</w:delText>
              </w:r>
            </w:del>
          </w:p>
        </w:tc>
      </w:tr>
      <w:tr w:rsidR="004B373D" w14:paraId="27DDA5C2" w14:textId="77777777" w:rsidTr="00037B1F">
        <w:trPr>
          <w:ins w:id="242" w:author="Emma Macháčová" w:date="2020-10-21T00:15:00Z"/>
        </w:trPr>
        <w:tc>
          <w:tcPr>
            <w:tcW w:w="675" w:type="dxa"/>
            <w:tcBorders>
              <w:right w:val="single" w:sz="12" w:space="0" w:color="auto"/>
            </w:tcBorders>
          </w:tcPr>
          <w:p w14:paraId="15B53B52" w14:textId="509410AE" w:rsidR="004B373D" w:rsidRDefault="004B373D" w:rsidP="00037B1F">
            <w:pPr>
              <w:pStyle w:val="Obyajntext"/>
              <w:rPr>
                <w:ins w:id="243" w:author="Emma Macháčová" w:date="2020-10-21T00:15:00Z"/>
                <w:rFonts w:ascii="Times New Roman" w:hAnsi="Times New Roman"/>
                <w:sz w:val="24"/>
                <w:lang w:val="sk-SK"/>
              </w:rPr>
            </w:pPr>
            <w:ins w:id="244" w:author="Emma Macháčová" w:date="2020-10-21T00:15:00Z">
              <w:r>
                <w:rPr>
                  <w:rFonts w:ascii="Times New Roman" w:hAnsi="Times New Roman"/>
                  <w:sz w:val="24"/>
                  <w:lang w:val="sk-SK"/>
                </w:rPr>
                <w:t>101</w:t>
              </w:r>
            </w:ins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64B1831E" w14:textId="25431FF5" w:rsidR="004B373D" w:rsidRDefault="004B373D" w:rsidP="00037B1F">
            <w:pPr>
              <w:rPr>
                <w:ins w:id="245" w:author="Emma Macháčová" w:date="2020-10-21T00:15:00Z"/>
                <w:lang w:val="en-US"/>
              </w:rPr>
            </w:pPr>
            <w:ins w:id="246" w:author="Emma Macháčová" w:date="2020-10-21T00:15:00Z">
              <w:r>
                <w:rPr>
                  <w:lang w:val="en-US"/>
                </w:rPr>
                <w:t>000</w:t>
              </w:r>
            </w:ins>
          </w:p>
        </w:tc>
        <w:tc>
          <w:tcPr>
            <w:tcW w:w="709" w:type="dxa"/>
            <w:tcBorders>
              <w:right w:val="single" w:sz="12" w:space="0" w:color="auto"/>
            </w:tcBorders>
          </w:tcPr>
          <w:p w14:paraId="08FFF6EF" w14:textId="5D42A8B5" w:rsidR="004B373D" w:rsidRDefault="004B373D" w:rsidP="00037B1F">
            <w:pPr>
              <w:rPr>
                <w:ins w:id="247" w:author="Emma Macháčová" w:date="2020-10-21T00:15:00Z"/>
                <w:lang w:val="en-US"/>
              </w:rPr>
            </w:pPr>
            <w:ins w:id="248" w:author="Emma Macháčová" w:date="2020-10-21T00:16:00Z">
              <w:r>
                <w:rPr>
                  <w:lang w:val="en-US"/>
                </w:rPr>
                <w:t>001</w:t>
              </w:r>
            </w:ins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5EB0EAEA" w14:textId="235CA77C" w:rsidR="004B373D" w:rsidRPr="004B373D" w:rsidRDefault="004B373D" w:rsidP="00037B1F">
            <w:pPr>
              <w:rPr>
                <w:ins w:id="249" w:author="Emma Macháčová" w:date="2020-10-21T00:15:00Z"/>
                <w:b/>
                <w:bCs/>
                <w:lang w:val="en-US"/>
                <w:rPrChange w:id="250" w:author="Emma Macháčová" w:date="2020-10-21T00:15:00Z">
                  <w:rPr>
                    <w:ins w:id="251" w:author="Emma Macháčová" w:date="2020-10-21T00:15:00Z"/>
                    <w:lang w:val="en-US"/>
                  </w:rPr>
                </w:rPrChange>
              </w:rPr>
            </w:pPr>
            <w:ins w:id="252" w:author="Emma Macháčová" w:date="2020-10-21T00:15:00Z">
              <w:r w:rsidRPr="004B373D">
                <w:rPr>
                  <w:b/>
                  <w:bCs/>
                  <w:lang w:val="en-US"/>
                  <w:rPrChange w:id="253" w:author="Emma Macháčová" w:date="2020-10-21T00:15:00Z">
                    <w:rPr>
                      <w:lang w:val="en-US"/>
                    </w:rPr>
                  </w:rPrChange>
                </w:rPr>
                <w:t>1</w:t>
              </w:r>
            </w:ins>
          </w:p>
        </w:tc>
        <w:tc>
          <w:tcPr>
            <w:tcW w:w="850" w:type="dxa"/>
          </w:tcPr>
          <w:p w14:paraId="443106C6" w14:textId="613D6A90" w:rsidR="004B373D" w:rsidRPr="004B373D" w:rsidRDefault="004B373D" w:rsidP="00037B1F">
            <w:pPr>
              <w:rPr>
                <w:ins w:id="254" w:author="Emma Macháčová" w:date="2020-10-21T00:15:00Z"/>
                <w:bCs/>
                <w:lang w:val="en-US"/>
                <w:rPrChange w:id="255" w:author="Emma Macháčová" w:date="2020-10-21T00:15:00Z">
                  <w:rPr>
                    <w:ins w:id="256" w:author="Emma Macháčová" w:date="2020-10-21T00:15:00Z"/>
                    <w:b/>
                    <w:lang w:val="en-US"/>
                  </w:rPr>
                </w:rPrChange>
              </w:rPr>
            </w:pPr>
            <w:ins w:id="257" w:author="Emma Macháčová" w:date="2020-10-21T00:15:00Z">
              <w:r w:rsidRPr="004B373D">
                <w:rPr>
                  <w:bCs/>
                  <w:lang w:val="en-US"/>
                  <w:rPrChange w:id="258" w:author="Emma Macháčová" w:date="2020-10-21T00:15:00Z">
                    <w:rPr>
                      <w:b/>
                      <w:lang w:val="en-US"/>
                    </w:rPr>
                  </w:rPrChange>
                </w:rPr>
                <w:t>0</w:t>
              </w:r>
            </w:ins>
          </w:p>
        </w:tc>
      </w:tr>
    </w:tbl>
    <w:p w14:paraId="675CB6CD" w14:textId="77777777" w:rsidR="00504F7D" w:rsidRDefault="00504F7D" w:rsidP="00381B1B">
      <w:pPr>
        <w:pStyle w:val="Obyajntext"/>
        <w:rPr>
          <w:rFonts w:ascii="Times New Roman" w:hAnsi="Times New Roman"/>
          <w:sz w:val="24"/>
          <w:lang w:val="sk-SK"/>
        </w:rPr>
      </w:pPr>
    </w:p>
    <w:p w14:paraId="4E0685D6" w14:textId="77777777" w:rsidR="009209D3" w:rsidRDefault="009209D3">
      <w:pPr>
        <w:spacing w:after="200" w:line="276" w:lineRule="auto"/>
        <w:rPr>
          <w:ins w:id="259" w:author="Emma Macháčová" w:date="2020-10-20T20:04:00Z"/>
          <w:b/>
          <w:noProof w:val="0"/>
          <w:szCs w:val="20"/>
          <w:lang w:eastAsia="en-US"/>
        </w:rPr>
      </w:pPr>
      <w:ins w:id="260" w:author="Emma Macháčová" w:date="2020-10-20T20:04:00Z">
        <w:r>
          <w:rPr>
            <w:b/>
          </w:rPr>
          <w:br w:type="page"/>
        </w:r>
      </w:ins>
    </w:p>
    <w:p w14:paraId="6ADDC3A4" w14:textId="049472D8" w:rsidR="007338DF" w:rsidRDefault="007338DF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  <w:r>
        <w:rPr>
          <w:rFonts w:ascii="Times New Roman" w:hAnsi="Times New Roman"/>
          <w:b/>
          <w:sz w:val="24"/>
          <w:lang w:val="sk-SK"/>
        </w:rPr>
        <w:t>Budiace funkcie</w:t>
      </w:r>
      <w:r w:rsidR="00A00990">
        <w:rPr>
          <w:rFonts w:ascii="Times New Roman" w:hAnsi="Times New Roman"/>
          <w:b/>
          <w:sz w:val="24"/>
          <w:lang w:val="sk-SK"/>
        </w:rPr>
        <w:t xml:space="preserve"> pre D preklápacie obvody (D-PO)</w:t>
      </w:r>
      <w:r w:rsidR="00FE77A4">
        <w:rPr>
          <w:rFonts w:ascii="Times New Roman" w:hAnsi="Times New Roman"/>
          <w:b/>
          <w:sz w:val="24"/>
          <w:lang w:val="sk-SK"/>
        </w:rPr>
        <w:t xml:space="preserve"> a výstupná funkcia</w:t>
      </w:r>
    </w:p>
    <w:p w14:paraId="58A75D5E" w14:textId="2B854C5F" w:rsidR="0031347A" w:rsidDel="009209D3" w:rsidRDefault="007338DF" w:rsidP="007338DF">
      <w:pPr>
        <w:pStyle w:val="Obyajntext"/>
        <w:jc w:val="both"/>
        <w:rPr>
          <w:del w:id="261" w:author="Emma Macháčová" w:date="2020-10-20T20:04:00Z"/>
          <w:rFonts w:ascii="Times New Roman" w:hAnsi="Times New Roman"/>
          <w:i/>
          <w:sz w:val="24"/>
          <w:highlight w:val="yellow"/>
          <w:lang w:val="sk-SK"/>
        </w:rPr>
      </w:pPr>
      <w:del w:id="262" w:author="Emma Macháčová" w:date="2020-10-20T20:04:00Z">
        <w:r w:rsidRPr="007338DF" w:rsidDel="009209D3">
          <w:rPr>
            <w:rFonts w:ascii="Times New Roman" w:hAnsi="Times New Roman"/>
            <w:i/>
            <w:sz w:val="24"/>
            <w:highlight w:val="yellow"/>
          </w:rPr>
          <w:delText>Pozn</w:delText>
        </w:r>
        <w:r w:rsidRPr="007338DF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ámka: Budiace funkcie nám pom</w:delText>
        </w:r>
        <w:r w:rsidR="005329C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áhajú určiť do akého stavu sa pre</w:delText>
        </w:r>
        <w:r w:rsidRPr="007338DF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sunieme. Keďže nasledujúci stav (aj pre Mealy aj pre Moore) závisí od aktuálneho stavu</w:delText>
        </w:r>
        <w:r w:rsidR="005329C8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</w:delText>
        </w:r>
        <w:r w:rsidR="005329C8" w:rsidRPr="007338DF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(stav určujú stavové premenné)</w:delText>
        </w:r>
        <w:r w:rsidRPr="007338DF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a vstupnej premennej, tak tieto hodnoty budeme potrebovať do Karnaughových máp jednotlivých budiacich funkcií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. </w:delText>
        </w:r>
      </w:del>
    </w:p>
    <w:p w14:paraId="27B5C37B" w14:textId="6A19A5CB" w:rsidR="007338DF" w:rsidRPr="007338DF" w:rsidDel="009209D3" w:rsidRDefault="0031347A" w:rsidP="007338DF">
      <w:pPr>
        <w:pStyle w:val="Obyajntext"/>
        <w:jc w:val="both"/>
        <w:rPr>
          <w:del w:id="263" w:author="Emma Macháčová" w:date="2020-10-20T20:04:00Z"/>
          <w:rFonts w:ascii="Times New Roman" w:hAnsi="Times New Roman"/>
          <w:i/>
          <w:sz w:val="24"/>
          <w:lang w:val="sk-SK"/>
        </w:rPr>
      </w:pPr>
      <w:del w:id="264" w:author="Emma Macháčová" w:date="2020-10-20T20:04:00Z"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Postup vypĺňania pre zlúčenú Karnaughovu mapu D1, D2 a D3: Nájdeme pozíciu pre stav S0 (</w:delText>
        </w:r>
        <w:r w:rsidR="00A00990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z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1=0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 xml:space="preserve">, </w:delText>
        </w:r>
        <w:r w:rsidR="00A00990" w:rsidDel="009209D3">
          <w:rPr>
            <w:rFonts w:ascii="Times New Roman" w:hAnsi="Times New Roman"/>
            <w:i/>
            <w:sz w:val="24"/>
            <w:highlight w:val="yellow"/>
          </w:rPr>
          <w:delText>z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 xml:space="preserve">2=0, </w:delText>
        </w:r>
        <w:r w:rsidR="00A00990" w:rsidDel="009209D3">
          <w:rPr>
            <w:rFonts w:ascii="Times New Roman" w:hAnsi="Times New Roman"/>
            <w:i/>
            <w:sz w:val="24"/>
            <w:highlight w:val="yellow"/>
          </w:rPr>
          <w:delText>z</w:delText>
        </w:r>
        <w:r w:rsidDel="009209D3">
          <w:rPr>
            <w:rFonts w:ascii="Times New Roman" w:hAnsi="Times New Roman"/>
            <w:i/>
            <w:sz w:val="24"/>
            <w:highlight w:val="yellow"/>
          </w:rPr>
          <w:delText>3=0)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, nájdeme dve políčka, ktoré sa líšia </w:delText>
        </w:r>
        <w:r w:rsidR="00427A23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len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podľa hodnoty vstupu (premennej x). Po pozretí do prechodovej tabuľky zistíme, že keď je x=0, tak z S0 ideme do S0 (000), teda do políčka v Karnaughovej mape, kde je S0 a x=0 napíšeme „000“ (S0</w:delText>
        </w:r>
        <w:r w:rsidR="00427A23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– stavu kam ideme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), podobným spôsobom doplníme do druhého polička </w:delText>
        </w:r>
        <w:r w:rsidR="00427A23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„001“ 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(</w:delText>
        </w:r>
        <w:r w:rsidR="00427A23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S1</w:delText>
        </w:r>
        <w:r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)</w:delText>
        </w:r>
        <w:r w:rsidR="00FE77A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. Podobným spôsobom dopĺňame hodnoty pre funkciu Y, len si všímame stĺpce v prechodovej tabuľke, ktoré prislúchajú k funkcii Y</w:delText>
        </w:r>
        <w:r w:rsidR="007338DF" w:rsidRPr="007338DF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.</w:delText>
        </w:r>
      </w:del>
    </w:p>
    <w:p w14:paraId="0319017B" w14:textId="77777777" w:rsidR="00504F7D" w:rsidRDefault="00504F7D" w:rsidP="00381B1B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43"/>
        <w:gridCol w:w="245"/>
        <w:gridCol w:w="1489"/>
        <w:gridCol w:w="1489"/>
        <w:gridCol w:w="1490"/>
        <w:gridCol w:w="1490"/>
      </w:tblGrid>
      <w:tr w:rsidR="007338DF" w14:paraId="348B31F4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715A7D3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37825CE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1F33FEFD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8C9F24C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66124E6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7D17CD9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AAF5CE2" w14:textId="77777777" w:rsidR="007338DF" w:rsidRDefault="007338DF" w:rsidP="00037B1F">
            <w:pPr>
              <w:rPr>
                <w:lang w:val="en-US"/>
              </w:rPr>
            </w:pPr>
          </w:p>
        </w:tc>
      </w:tr>
      <w:tr w:rsidR="007338DF" w14:paraId="5DEA56EC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5B082E30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63E0CB64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41E7A102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E188FDB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F53C55C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0BC73D8E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75912FF9" w14:textId="77777777" w:rsidR="007338DF" w:rsidRDefault="007338DF" w:rsidP="00037B1F">
            <w:pPr>
              <w:rPr>
                <w:lang w:val="en-US"/>
              </w:rPr>
            </w:pPr>
          </w:p>
        </w:tc>
      </w:tr>
      <w:tr w:rsidR="007338DF" w14:paraId="16450769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02157221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0BC82007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17815D54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58E60D23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0C92DA10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78C4479D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1CFC4DE5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</w:tr>
      <w:tr w:rsidR="007338DF" w14:paraId="3ACE6642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713A09FA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5A9DBCEC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7065825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01477226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  <w:tc>
          <w:tcPr>
            <w:tcW w:w="1489" w:type="dxa"/>
          </w:tcPr>
          <w:p w14:paraId="2CF2C431" w14:textId="42083DBA" w:rsidR="007338DF" w:rsidRDefault="007338DF" w:rsidP="00037B1F">
            <w:pPr>
              <w:rPr>
                <w:lang w:val="en-US"/>
              </w:rPr>
            </w:pPr>
            <w:del w:id="265" w:author="Emma Macháčová" w:date="2020-10-21T00:16:00Z">
              <w:r w:rsidDel="00405984">
                <w:rPr>
                  <w:lang w:val="en-US"/>
                </w:rPr>
                <w:delText>000</w:delText>
              </w:r>
            </w:del>
            <w:ins w:id="266" w:author="Emma Macháčová" w:date="2020-10-21T00:16:00Z">
              <w:r w:rsidR="00405984">
                <w:rPr>
                  <w:lang w:val="en-US"/>
                </w:rPr>
                <w:t>011</w:t>
              </w:r>
            </w:ins>
          </w:p>
        </w:tc>
        <w:tc>
          <w:tcPr>
            <w:tcW w:w="1490" w:type="dxa"/>
          </w:tcPr>
          <w:p w14:paraId="785D61F7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490" w:type="dxa"/>
          </w:tcPr>
          <w:p w14:paraId="31844817" w14:textId="646B5643" w:rsidR="007338DF" w:rsidRDefault="007338DF" w:rsidP="00037B1F">
            <w:pPr>
              <w:rPr>
                <w:lang w:val="en-US"/>
              </w:rPr>
            </w:pPr>
            <w:del w:id="267" w:author="Emma Macháčová" w:date="2020-10-21T00:16:00Z">
              <w:r w:rsidDel="00405984">
                <w:rPr>
                  <w:lang w:val="en-US"/>
                </w:rPr>
                <w:delText>010</w:delText>
              </w:r>
            </w:del>
            <w:ins w:id="268" w:author="Emma Macháčová" w:date="2020-10-21T00:16:00Z">
              <w:r w:rsidR="00405984">
                <w:rPr>
                  <w:lang w:val="en-US"/>
                </w:rPr>
                <w:t>000</w:t>
              </w:r>
            </w:ins>
          </w:p>
        </w:tc>
      </w:tr>
      <w:tr w:rsidR="007338DF" w14:paraId="6C62D027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B35CBE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9DBC277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7EC04ADC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3204CF09" w14:textId="24A54478" w:rsidR="007338DF" w:rsidRDefault="007338DF" w:rsidP="00037B1F">
            <w:pPr>
              <w:rPr>
                <w:lang w:val="en-US"/>
              </w:rPr>
            </w:pPr>
            <w:del w:id="269" w:author="Emma Macháčová" w:date="2020-10-21T00:17:00Z">
              <w:r w:rsidDel="00405984">
                <w:rPr>
                  <w:lang w:val="en-US"/>
                </w:rPr>
                <w:delText>000</w:delText>
              </w:r>
            </w:del>
            <w:ins w:id="270" w:author="Emma Macháčová" w:date="2020-10-21T00:17:00Z">
              <w:r w:rsidR="00405984">
                <w:rPr>
                  <w:lang w:val="en-US"/>
                </w:rPr>
                <w:t>101</w:t>
              </w:r>
            </w:ins>
          </w:p>
        </w:tc>
        <w:tc>
          <w:tcPr>
            <w:tcW w:w="1489" w:type="dxa"/>
          </w:tcPr>
          <w:p w14:paraId="7D876282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XXX</w:t>
            </w:r>
          </w:p>
        </w:tc>
        <w:tc>
          <w:tcPr>
            <w:tcW w:w="1490" w:type="dxa"/>
          </w:tcPr>
          <w:p w14:paraId="4DDB180D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XXX</w:t>
            </w:r>
          </w:p>
        </w:tc>
        <w:tc>
          <w:tcPr>
            <w:tcW w:w="1490" w:type="dxa"/>
          </w:tcPr>
          <w:p w14:paraId="69368A41" w14:textId="02FF5D61" w:rsidR="007338DF" w:rsidRDefault="007338DF" w:rsidP="00037B1F">
            <w:pPr>
              <w:rPr>
                <w:lang w:val="en-US"/>
              </w:rPr>
            </w:pPr>
            <w:del w:id="271" w:author="Emma Macháčová" w:date="2020-10-21T00:16:00Z">
              <w:r w:rsidDel="00405984">
                <w:rPr>
                  <w:lang w:val="en-US"/>
                </w:rPr>
                <w:delText>XXX</w:delText>
              </w:r>
            </w:del>
            <w:ins w:id="272" w:author="Emma Macháčová" w:date="2020-10-21T00:16:00Z">
              <w:r w:rsidR="00405984">
                <w:rPr>
                  <w:lang w:val="en-US"/>
                </w:rPr>
                <w:t>000</w:t>
              </w:r>
            </w:ins>
          </w:p>
        </w:tc>
      </w:tr>
      <w:tr w:rsidR="007338DF" w14:paraId="3AF80346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25D861A1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792621E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46EF482D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64B0B518" w14:textId="5EC4256F" w:rsidR="007338DF" w:rsidRDefault="007338DF" w:rsidP="00037B1F">
            <w:pPr>
              <w:rPr>
                <w:lang w:val="en-US"/>
              </w:rPr>
            </w:pPr>
            <w:del w:id="273" w:author="Emma Macháčová" w:date="2020-10-21T00:17:00Z">
              <w:r w:rsidDel="00405984">
                <w:rPr>
                  <w:lang w:val="en-US"/>
                </w:rPr>
                <w:delText>011</w:delText>
              </w:r>
            </w:del>
            <w:ins w:id="274" w:author="Emma Macháčová" w:date="2020-10-21T00:17:00Z">
              <w:r w:rsidR="00405984">
                <w:rPr>
                  <w:lang w:val="en-US"/>
                </w:rPr>
                <w:t>0</w:t>
              </w:r>
              <w:r w:rsidR="00405984">
                <w:rPr>
                  <w:lang w:val="en-US"/>
                </w:rPr>
                <w:t>0</w:t>
              </w:r>
              <w:r w:rsidR="00405984">
                <w:rPr>
                  <w:lang w:val="en-US"/>
                </w:rPr>
                <w:t>1</w:t>
              </w:r>
            </w:ins>
          </w:p>
        </w:tc>
        <w:tc>
          <w:tcPr>
            <w:tcW w:w="1489" w:type="dxa"/>
          </w:tcPr>
          <w:p w14:paraId="6A20563F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XXX</w:t>
            </w:r>
          </w:p>
        </w:tc>
        <w:tc>
          <w:tcPr>
            <w:tcW w:w="1490" w:type="dxa"/>
          </w:tcPr>
          <w:p w14:paraId="7599AABE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XXX</w:t>
            </w:r>
          </w:p>
        </w:tc>
        <w:tc>
          <w:tcPr>
            <w:tcW w:w="1490" w:type="dxa"/>
          </w:tcPr>
          <w:p w14:paraId="23381E88" w14:textId="50CE731F" w:rsidR="007338DF" w:rsidRDefault="007338DF" w:rsidP="00037B1F">
            <w:pPr>
              <w:rPr>
                <w:lang w:val="en-US"/>
              </w:rPr>
            </w:pPr>
            <w:del w:id="275" w:author="Emma Macháčová" w:date="2020-10-21T00:17:00Z">
              <w:r w:rsidDel="00405984">
                <w:rPr>
                  <w:lang w:val="en-US"/>
                </w:rPr>
                <w:delText>XXX</w:delText>
              </w:r>
            </w:del>
            <w:ins w:id="276" w:author="Emma Macháčová" w:date="2020-10-21T00:17:00Z">
              <w:r w:rsidR="00405984">
                <w:rPr>
                  <w:lang w:val="en-US"/>
                </w:rPr>
                <w:t>001</w:t>
              </w:r>
            </w:ins>
          </w:p>
        </w:tc>
      </w:tr>
      <w:tr w:rsidR="007338DF" w14:paraId="5B7199B2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7A2734A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E2DB614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0AAEC8BA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6E574888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  <w:tc>
          <w:tcPr>
            <w:tcW w:w="1489" w:type="dxa"/>
          </w:tcPr>
          <w:p w14:paraId="258675C1" w14:textId="02DF0548" w:rsidR="007338DF" w:rsidRDefault="007338DF" w:rsidP="00037B1F">
            <w:pPr>
              <w:rPr>
                <w:lang w:val="en-US"/>
              </w:rPr>
            </w:pPr>
            <w:del w:id="277" w:author="Emma Macháčová" w:date="2020-10-21T00:17:00Z">
              <w:r w:rsidDel="00405984">
                <w:rPr>
                  <w:lang w:val="en-US"/>
                </w:rPr>
                <w:delText>011</w:delText>
              </w:r>
            </w:del>
            <w:ins w:id="278" w:author="Emma Macháčová" w:date="2020-10-21T00:17:00Z">
              <w:r w:rsidR="00405984">
                <w:rPr>
                  <w:lang w:val="en-US"/>
                </w:rPr>
                <w:t>010</w:t>
              </w:r>
            </w:ins>
          </w:p>
        </w:tc>
        <w:tc>
          <w:tcPr>
            <w:tcW w:w="1490" w:type="dxa"/>
          </w:tcPr>
          <w:p w14:paraId="326039C4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  <w:tc>
          <w:tcPr>
            <w:tcW w:w="1490" w:type="dxa"/>
          </w:tcPr>
          <w:p w14:paraId="3094E713" w14:textId="3C0F6B5E" w:rsidR="007338DF" w:rsidRDefault="007338DF" w:rsidP="00037B1F">
            <w:pPr>
              <w:rPr>
                <w:lang w:val="en-US"/>
              </w:rPr>
            </w:pPr>
            <w:del w:id="279" w:author="Emma Macháčová" w:date="2020-10-21T00:17:00Z">
              <w:r w:rsidDel="00405984">
                <w:rPr>
                  <w:lang w:val="en-US"/>
                </w:rPr>
                <w:delText>001</w:delText>
              </w:r>
            </w:del>
            <w:ins w:id="280" w:author="Emma Macháčová" w:date="2020-10-21T00:17:00Z">
              <w:r w:rsidR="00405984">
                <w:rPr>
                  <w:lang w:val="en-US"/>
                </w:rPr>
                <w:t>010</w:t>
              </w:r>
            </w:ins>
          </w:p>
        </w:tc>
      </w:tr>
    </w:tbl>
    <w:p w14:paraId="30221AAE" w14:textId="77777777" w:rsidR="007338DF" w:rsidRDefault="007338DF" w:rsidP="007338DF">
      <w:pPr>
        <w:pStyle w:val="Obyajntext"/>
        <w:jc w:val="center"/>
        <w:rPr>
          <w:rFonts w:ascii="Times New Roman" w:hAnsi="Times New Roman"/>
          <w:sz w:val="24"/>
          <w:lang w:val="sk-SK"/>
        </w:rPr>
      </w:pPr>
      <w:r>
        <w:rPr>
          <w:rFonts w:ascii="Times New Roman" w:hAnsi="Times New Roman"/>
          <w:sz w:val="24"/>
          <w:lang w:val="sk-SK"/>
        </w:rPr>
        <w:t>D1,D2,D3</w:t>
      </w:r>
    </w:p>
    <w:p w14:paraId="276656F6" w14:textId="77777777" w:rsidR="007338DF" w:rsidRDefault="007338DF" w:rsidP="00381B1B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43"/>
        <w:gridCol w:w="245"/>
        <w:gridCol w:w="1489"/>
        <w:gridCol w:w="1489"/>
        <w:gridCol w:w="1490"/>
        <w:gridCol w:w="1490"/>
      </w:tblGrid>
      <w:tr w:rsidR="007338DF" w14:paraId="6CF3916F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C22D55D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7F601AE3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24F468F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4F6B477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1A14624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30CCFD6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D8E08C8" w14:textId="77777777" w:rsidR="007338DF" w:rsidRDefault="007338DF" w:rsidP="00037B1F">
            <w:pPr>
              <w:rPr>
                <w:lang w:val="en-US"/>
              </w:rPr>
            </w:pPr>
          </w:p>
        </w:tc>
      </w:tr>
      <w:tr w:rsidR="007338DF" w14:paraId="27DA6CA2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571F49AE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665A89E0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3A68454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4D363B50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48E3E56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FFA2DA7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BB6334A" w14:textId="77777777" w:rsidR="007338DF" w:rsidRDefault="007338DF" w:rsidP="00037B1F">
            <w:pPr>
              <w:rPr>
                <w:lang w:val="en-US"/>
              </w:rPr>
            </w:pPr>
          </w:p>
        </w:tc>
      </w:tr>
      <w:tr w:rsidR="007338DF" w14:paraId="7F2798EF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01865906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1A11EA50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3C56BC35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667F049F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31E1354F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27C6E09B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13A36A09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</w:tr>
      <w:tr w:rsidR="007338DF" w14:paraId="6F47475B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2D22F579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312FE51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157598A7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5B6DEF98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238D8B83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082DECA5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90" w:type="dxa"/>
          </w:tcPr>
          <w:p w14:paraId="64DC376D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338DF" w14:paraId="029D72D4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C896A71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EC5389B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4F197E0E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2005C092" w14:textId="7FDD70C9" w:rsidR="007338DF" w:rsidRDefault="007338DF" w:rsidP="00037B1F">
            <w:pPr>
              <w:rPr>
                <w:lang w:val="en-US"/>
              </w:rPr>
            </w:pPr>
            <w:del w:id="281" w:author="Emma Macháčová" w:date="2020-10-21T00:17:00Z">
              <w:r w:rsidDel="00405984">
                <w:rPr>
                  <w:lang w:val="en-US"/>
                </w:rPr>
                <w:delText>0</w:delText>
              </w:r>
            </w:del>
            <w:ins w:id="282" w:author="Emma Macháčová" w:date="2020-10-21T00:17:00Z">
              <w:r w:rsidR="00405984">
                <w:rPr>
                  <w:lang w:val="en-US"/>
                </w:rPr>
                <w:t>1</w:t>
              </w:r>
            </w:ins>
          </w:p>
        </w:tc>
        <w:tc>
          <w:tcPr>
            <w:tcW w:w="1489" w:type="dxa"/>
          </w:tcPr>
          <w:p w14:paraId="17B96095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3DBAE8CE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4681F4E9" w14:textId="283BE937" w:rsidR="007338DF" w:rsidRDefault="007338DF" w:rsidP="00037B1F">
            <w:pPr>
              <w:rPr>
                <w:lang w:val="en-US"/>
              </w:rPr>
            </w:pPr>
            <w:del w:id="283" w:author="Emma Macháčová" w:date="2020-10-21T00:18:00Z">
              <w:r w:rsidDel="00405984">
                <w:rPr>
                  <w:lang w:val="en-US"/>
                </w:rPr>
                <w:delText>X</w:delText>
              </w:r>
            </w:del>
            <w:ins w:id="284" w:author="Emma Macháčová" w:date="2020-10-21T00:18:00Z">
              <w:r w:rsidR="00405984">
                <w:rPr>
                  <w:lang w:val="en-US"/>
                </w:rPr>
                <w:t>0</w:t>
              </w:r>
            </w:ins>
          </w:p>
        </w:tc>
      </w:tr>
      <w:tr w:rsidR="007338DF" w14:paraId="35A50E28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D4ADCD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6C08372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12387903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1B87113A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27ACAD32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67D29D0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AB9D174" w14:textId="0E68CC43" w:rsidR="007338DF" w:rsidRDefault="007338DF" w:rsidP="00037B1F">
            <w:pPr>
              <w:rPr>
                <w:lang w:val="en-US"/>
              </w:rPr>
            </w:pPr>
            <w:del w:id="285" w:author="Emma Macháčová" w:date="2020-10-21T00:18:00Z">
              <w:r w:rsidDel="00405984">
                <w:rPr>
                  <w:lang w:val="en-US"/>
                </w:rPr>
                <w:delText>X</w:delText>
              </w:r>
            </w:del>
            <w:ins w:id="286" w:author="Emma Macháčová" w:date="2020-10-21T00:18:00Z">
              <w:r w:rsidR="00405984">
                <w:rPr>
                  <w:lang w:val="en-US"/>
                </w:rPr>
                <w:t>0</w:t>
              </w:r>
            </w:ins>
          </w:p>
        </w:tc>
      </w:tr>
      <w:tr w:rsidR="007338DF" w14:paraId="17D6F6A9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81CE528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78FF418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5893F7E9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3F9A9284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27F3A8DF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49A24176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70B62C86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2CC16D1D" w14:textId="77777777" w:rsidR="007338DF" w:rsidRPr="00037B1F" w:rsidRDefault="00037B1F" w:rsidP="007338DF">
      <w:pPr>
        <w:pStyle w:val="Obyajntext"/>
        <w:jc w:val="center"/>
        <w:rPr>
          <w:rFonts w:ascii="Times New Roman" w:hAnsi="Times New Roman"/>
          <w:i/>
          <w:sz w:val="24"/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D1</m:t>
          </m:r>
        </m:oMath>
      </m:oMathPara>
    </w:p>
    <w:p w14:paraId="1383C276" w14:textId="77777777" w:rsidR="007338DF" w:rsidRDefault="007338DF" w:rsidP="00381B1B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43"/>
        <w:gridCol w:w="245"/>
        <w:gridCol w:w="1489"/>
        <w:gridCol w:w="1489"/>
        <w:gridCol w:w="1490"/>
        <w:gridCol w:w="1490"/>
      </w:tblGrid>
      <w:tr w:rsidR="007338DF" w14:paraId="68B7D9DB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40C7E2F0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4F59E242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4649EC59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CFCDB2A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B70A304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B2A923E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B391A6E" w14:textId="77777777" w:rsidR="007338DF" w:rsidRDefault="007338DF" w:rsidP="00037B1F">
            <w:pPr>
              <w:rPr>
                <w:lang w:val="en-US"/>
              </w:rPr>
            </w:pPr>
          </w:p>
        </w:tc>
      </w:tr>
      <w:tr w:rsidR="007338DF" w14:paraId="23BA3F71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702D95F9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1FDF757C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5AAACB9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55267BA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5624A06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6BEA0E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1A2F4D6E" w14:textId="77777777" w:rsidR="007338DF" w:rsidRDefault="007338DF" w:rsidP="00037B1F">
            <w:pPr>
              <w:rPr>
                <w:lang w:val="en-US"/>
              </w:rPr>
            </w:pPr>
          </w:p>
        </w:tc>
      </w:tr>
      <w:tr w:rsidR="007338DF" w14:paraId="3D4A6770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3B209AA8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6CD9F93E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013BB40B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6A76A87D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652AC0D7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3434DFF5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6B808A66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</w:tr>
      <w:tr w:rsidR="007338DF" w14:paraId="353D797D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6A6EFB3E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3EA9654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039EE98D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027285C4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7E8264E0" w14:textId="71C496F7" w:rsidR="007338DF" w:rsidRDefault="007338DF" w:rsidP="00037B1F">
            <w:pPr>
              <w:rPr>
                <w:lang w:val="en-US"/>
              </w:rPr>
            </w:pPr>
            <w:del w:id="287" w:author="Emma Macháčová" w:date="2020-10-21T00:18:00Z">
              <w:r w:rsidDel="00405984">
                <w:rPr>
                  <w:lang w:val="en-US"/>
                </w:rPr>
                <w:delText>0</w:delText>
              </w:r>
            </w:del>
            <w:ins w:id="288" w:author="Emma Macháčová" w:date="2020-10-21T00:18:00Z">
              <w:r w:rsidR="00405984">
                <w:rPr>
                  <w:lang w:val="en-US"/>
                </w:rPr>
                <w:t>1</w:t>
              </w:r>
            </w:ins>
          </w:p>
        </w:tc>
        <w:tc>
          <w:tcPr>
            <w:tcW w:w="1490" w:type="dxa"/>
          </w:tcPr>
          <w:p w14:paraId="6B64D9D0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1704FBD3" w14:textId="6F6C57D0" w:rsidR="007338DF" w:rsidRDefault="007338DF" w:rsidP="00037B1F">
            <w:pPr>
              <w:rPr>
                <w:lang w:val="en-US"/>
              </w:rPr>
            </w:pPr>
            <w:del w:id="289" w:author="Emma Macháčová" w:date="2020-10-21T00:18:00Z">
              <w:r w:rsidDel="00405984">
                <w:rPr>
                  <w:lang w:val="en-US"/>
                </w:rPr>
                <w:delText>1</w:delText>
              </w:r>
            </w:del>
            <w:ins w:id="290" w:author="Emma Macháčová" w:date="2020-10-21T00:18:00Z">
              <w:r w:rsidR="00405984">
                <w:rPr>
                  <w:lang w:val="en-US"/>
                </w:rPr>
                <w:t>0</w:t>
              </w:r>
            </w:ins>
          </w:p>
        </w:tc>
      </w:tr>
      <w:tr w:rsidR="007338DF" w14:paraId="7D2242CC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26A6DDB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8051BF0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170D9491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7F093200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1ED0141A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F9FE4B7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4160DF5" w14:textId="7EBB1450" w:rsidR="007338DF" w:rsidRDefault="007338DF" w:rsidP="00037B1F">
            <w:pPr>
              <w:rPr>
                <w:lang w:val="en-US"/>
              </w:rPr>
            </w:pPr>
            <w:del w:id="291" w:author="Emma Macháčová" w:date="2020-10-21T00:18:00Z">
              <w:r w:rsidDel="00405984">
                <w:rPr>
                  <w:lang w:val="en-US"/>
                </w:rPr>
                <w:delText>X</w:delText>
              </w:r>
            </w:del>
            <w:ins w:id="292" w:author="Emma Macháčová" w:date="2020-10-21T00:18:00Z">
              <w:r w:rsidR="00405984">
                <w:rPr>
                  <w:lang w:val="en-US"/>
                </w:rPr>
                <w:t>0</w:t>
              </w:r>
            </w:ins>
          </w:p>
        </w:tc>
      </w:tr>
      <w:tr w:rsidR="007338DF" w14:paraId="70E51445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2669814D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38921DB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588BF9C2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0CF96B5C" w14:textId="5F268530" w:rsidR="007338DF" w:rsidRDefault="007338DF" w:rsidP="00037B1F">
            <w:pPr>
              <w:rPr>
                <w:lang w:val="en-US"/>
              </w:rPr>
            </w:pPr>
            <w:del w:id="293" w:author="Emma Macháčová" w:date="2020-10-21T00:18:00Z">
              <w:r w:rsidDel="00405984">
                <w:rPr>
                  <w:lang w:val="en-US"/>
                </w:rPr>
                <w:delText>1</w:delText>
              </w:r>
            </w:del>
            <w:ins w:id="294" w:author="Emma Macháčová" w:date="2020-10-21T00:18:00Z">
              <w:r w:rsidR="00405984">
                <w:rPr>
                  <w:lang w:val="en-US"/>
                </w:rPr>
                <w:t>0</w:t>
              </w:r>
            </w:ins>
          </w:p>
        </w:tc>
        <w:tc>
          <w:tcPr>
            <w:tcW w:w="1489" w:type="dxa"/>
          </w:tcPr>
          <w:p w14:paraId="579860C4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0BC52FD3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6C8655B" w14:textId="6A07477B" w:rsidR="007338DF" w:rsidRDefault="00405984" w:rsidP="00037B1F">
            <w:pPr>
              <w:rPr>
                <w:lang w:val="en-US"/>
              </w:rPr>
            </w:pPr>
            <w:ins w:id="295" w:author="Emma Macháčová" w:date="2020-10-21T00:18:00Z">
              <w:r>
                <w:rPr>
                  <w:lang w:val="en-US"/>
                </w:rPr>
                <w:t>0</w:t>
              </w:r>
            </w:ins>
            <w:del w:id="296" w:author="Emma Macháčová" w:date="2020-10-21T00:18:00Z">
              <w:r w:rsidR="007338DF" w:rsidDel="00405984">
                <w:rPr>
                  <w:lang w:val="en-US"/>
                </w:rPr>
                <w:delText>X</w:delText>
              </w:r>
            </w:del>
          </w:p>
        </w:tc>
      </w:tr>
      <w:tr w:rsidR="007338DF" w14:paraId="0FC1B338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F478E75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1730EDDB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4B21ABB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65C69946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0EF2F8EF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90" w:type="dxa"/>
          </w:tcPr>
          <w:p w14:paraId="1A44AEE3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57F5E792" w14:textId="344E34CB" w:rsidR="007338DF" w:rsidRDefault="00405984" w:rsidP="00037B1F">
            <w:pPr>
              <w:rPr>
                <w:lang w:val="en-US"/>
              </w:rPr>
            </w:pPr>
            <w:ins w:id="297" w:author="Emma Macháčová" w:date="2020-10-21T00:18:00Z">
              <w:r>
                <w:rPr>
                  <w:lang w:val="en-US"/>
                </w:rPr>
                <w:t>1</w:t>
              </w:r>
            </w:ins>
            <w:del w:id="298" w:author="Emma Macháčová" w:date="2020-10-21T00:18:00Z">
              <w:r w:rsidR="007338DF" w:rsidDel="00405984">
                <w:rPr>
                  <w:lang w:val="en-US"/>
                </w:rPr>
                <w:delText>0</w:delText>
              </w:r>
            </w:del>
          </w:p>
        </w:tc>
      </w:tr>
    </w:tbl>
    <w:p w14:paraId="15052365" w14:textId="77777777" w:rsidR="007338DF" w:rsidRDefault="00037B1F" w:rsidP="007338DF">
      <w:pPr>
        <w:pStyle w:val="Obyajntext"/>
        <w:jc w:val="center"/>
        <w:rPr>
          <w:rFonts w:ascii="Times New Roman" w:hAnsi="Times New Roman"/>
          <w:sz w:val="24"/>
          <w:lang w:val="sk-SK"/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D2</m:t>
          </m:r>
        </m:oMath>
      </m:oMathPara>
    </w:p>
    <w:p w14:paraId="012B8814" w14:textId="77777777" w:rsidR="007338DF" w:rsidRDefault="007338DF" w:rsidP="00381B1B">
      <w:pPr>
        <w:pStyle w:val="Obyajntext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43"/>
        <w:gridCol w:w="245"/>
        <w:gridCol w:w="1489"/>
        <w:gridCol w:w="1489"/>
        <w:gridCol w:w="1490"/>
        <w:gridCol w:w="1490"/>
      </w:tblGrid>
      <w:tr w:rsidR="007338DF" w14:paraId="0FBB4CB7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7E10051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47A00212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607C5344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C9332AB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60B913A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4CF4660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ECB7E5B" w14:textId="77777777" w:rsidR="007338DF" w:rsidRDefault="007338DF" w:rsidP="00037B1F">
            <w:pPr>
              <w:rPr>
                <w:lang w:val="en-US"/>
              </w:rPr>
            </w:pPr>
          </w:p>
        </w:tc>
      </w:tr>
      <w:tr w:rsidR="007338DF" w14:paraId="7CE0D882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F7AD270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45E7D0E1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6945186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AC74C38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AC3B76A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1604AC0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1620A183" w14:textId="77777777" w:rsidR="007338DF" w:rsidRDefault="007338DF" w:rsidP="00037B1F">
            <w:pPr>
              <w:rPr>
                <w:lang w:val="en-US"/>
              </w:rPr>
            </w:pPr>
          </w:p>
        </w:tc>
      </w:tr>
      <w:tr w:rsidR="007338DF" w14:paraId="7F5F2A7C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58DEDCB9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78C69BD1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76548F5E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250CFF76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7EB12482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6CD29CD7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66D7C9A2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</w:tr>
      <w:tr w:rsidR="007338DF" w14:paraId="5DBB7B91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00EDC0B3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3C064B00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58780CC7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108F0211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594EFC7F" w14:textId="422BF961" w:rsidR="007338DF" w:rsidRDefault="007338DF" w:rsidP="00037B1F">
            <w:pPr>
              <w:rPr>
                <w:lang w:val="en-US"/>
              </w:rPr>
            </w:pPr>
            <w:del w:id="299" w:author="Emma Macháčová" w:date="2020-10-21T00:18:00Z">
              <w:r w:rsidDel="00405984">
                <w:rPr>
                  <w:lang w:val="en-US"/>
                </w:rPr>
                <w:delText>0</w:delText>
              </w:r>
            </w:del>
            <w:ins w:id="300" w:author="Emma Macháčová" w:date="2020-10-21T00:18:00Z">
              <w:r w:rsidR="00405984">
                <w:rPr>
                  <w:lang w:val="en-US"/>
                </w:rPr>
                <w:t>1</w:t>
              </w:r>
            </w:ins>
          </w:p>
        </w:tc>
        <w:tc>
          <w:tcPr>
            <w:tcW w:w="1490" w:type="dxa"/>
          </w:tcPr>
          <w:p w14:paraId="4639886D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283393D8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338DF" w14:paraId="3DD36F8B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7C80490E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07FA70E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1C389F6D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4348DC2F" w14:textId="734A9AB7" w:rsidR="007338DF" w:rsidRDefault="003D0C5E" w:rsidP="00037B1F">
            <w:pPr>
              <w:rPr>
                <w:lang w:val="en-US"/>
              </w:rPr>
            </w:pPr>
            <w:del w:id="301" w:author="Emma Macháčová" w:date="2020-10-21T00:18:00Z">
              <w:r w:rsidDel="00405984">
                <w:rPr>
                  <w:lang w:val="en-US"/>
                </w:rPr>
                <w:delText>0</w:delText>
              </w:r>
            </w:del>
            <w:ins w:id="302" w:author="Emma Macháčová" w:date="2020-10-21T00:18:00Z">
              <w:r w:rsidR="00405984">
                <w:rPr>
                  <w:lang w:val="en-US"/>
                </w:rPr>
                <w:t>1</w:t>
              </w:r>
            </w:ins>
          </w:p>
        </w:tc>
        <w:tc>
          <w:tcPr>
            <w:tcW w:w="1489" w:type="dxa"/>
          </w:tcPr>
          <w:p w14:paraId="5D33CAC5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6F6BD49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62C86B90" w14:textId="1E18A8ED" w:rsidR="007338DF" w:rsidRDefault="007338DF" w:rsidP="00037B1F">
            <w:pPr>
              <w:rPr>
                <w:lang w:val="en-US"/>
              </w:rPr>
            </w:pPr>
            <w:del w:id="303" w:author="Emma Macháčová" w:date="2020-10-21T00:18:00Z">
              <w:r w:rsidDel="00405984">
                <w:rPr>
                  <w:lang w:val="en-US"/>
                </w:rPr>
                <w:delText>X</w:delText>
              </w:r>
            </w:del>
            <w:ins w:id="304" w:author="Emma Macháčová" w:date="2020-10-21T00:18:00Z">
              <w:r w:rsidR="00405984">
                <w:rPr>
                  <w:lang w:val="en-US"/>
                </w:rPr>
                <w:t>0</w:t>
              </w:r>
            </w:ins>
          </w:p>
        </w:tc>
      </w:tr>
      <w:tr w:rsidR="007338DF" w14:paraId="5D191E77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36B077A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6C0AC74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748D026E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60A322FB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89" w:type="dxa"/>
          </w:tcPr>
          <w:p w14:paraId="6D81DC1C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9E611B7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7A42508D" w14:textId="195DF81B" w:rsidR="007338DF" w:rsidRDefault="007338DF" w:rsidP="00037B1F">
            <w:pPr>
              <w:rPr>
                <w:lang w:val="en-US"/>
              </w:rPr>
            </w:pPr>
            <w:del w:id="305" w:author="Emma Macháčová" w:date="2020-10-21T00:18:00Z">
              <w:r w:rsidDel="00405984">
                <w:rPr>
                  <w:lang w:val="en-US"/>
                </w:rPr>
                <w:delText>X</w:delText>
              </w:r>
            </w:del>
            <w:ins w:id="306" w:author="Emma Macháčová" w:date="2020-10-21T00:18:00Z">
              <w:r w:rsidR="00405984">
                <w:rPr>
                  <w:lang w:val="en-US"/>
                </w:rPr>
                <w:t>1</w:t>
              </w:r>
            </w:ins>
          </w:p>
        </w:tc>
      </w:tr>
      <w:tr w:rsidR="007338DF" w14:paraId="20CC10F9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27B2B524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DDBEDDD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4940EB36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5A8C4BBC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89" w:type="dxa"/>
          </w:tcPr>
          <w:p w14:paraId="53425253" w14:textId="0601A5A6" w:rsidR="007338DF" w:rsidRDefault="007338DF" w:rsidP="00037B1F">
            <w:pPr>
              <w:rPr>
                <w:lang w:val="en-US"/>
              </w:rPr>
            </w:pPr>
            <w:del w:id="307" w:author="Emma Macháčová" w:date="2020-10-21T00:18:00Z">
              <w:r w:rsidDel="00405984">
                <w:rPr>
                  <w:lang w:val="en-US"/>
                </w:rPr>
                <w:delText>1</w:delText>
              </w:r>
            </w:del>
            <w:ins w:id="308" w:author="Emma Macháčová" w:date="2020-10-21T00:18:00Z">
              <w:r w:rsidR="00405984">
                <w:rPr>
                  <w:lang w:val="en-US"/>
                </w:rPr>
                <w:t>0</w:t>
              </w:r>
            </w:ins>
          </w:p>
        </w:tc>
        <w:tc>
          <w:tcPr>
            <w:tcW w:w="1490" w:type="dxa"/>
          </w:tcPr>
          <w:p w14:paraId="325D0AA0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90" w:type="dxa"/>
          </w:tcPr>
          <w:p w14:paraId="366D791D" w14:textId="61D32FFD" w:rsidR="007338DF" w:rsidRDefault="007338DF" w:rsidP="00037B1F">
            <w:pPr>
              <w:rPr>
                <w:lang w:val="en-US"/>
              </w:rPr>
            </w:pPr>
            <w:del w:id="309" w:author="Emma Macháčová" w:date="2020-10-21T00:18:00Z">
              <w:r w:rsidDel="00405984">
                <w:rPr>
                  <w:lang w:val="en-US"/>
                </w:rPr>
                <w:delText>1</w:delText>
              </w:r>
            </w:del>
            <w:ins w:id="310" w:author="Emma Macháčová" w:date="2020-10-21T00:18:00Z">
              <w:r w:rsidR="00405984">
                <w:rPr>
                  <w:lang w:val="en-US"/>
                </w:rPr>
                <w:t>0</w:t>
              </w:r>
            </w:ins>
          </w:p>
        </w:tc>
      </w:tr>
    </w:tbl>
    <w:p w14:paraId="4FB3E637" w14:textId="77777777" w:rsidR="007338DF" w:rsidRDefault="00037B1F" w:rsidP="007338DF">
      <w:pPr>
        <w:pStyle w:val="Obyajntext"/>
        <w:jc w:val="center"/>
        <w:rPr>
          <w:rFonts w:ascii="Times New Roman" w:hAnsi="Times New Roman"/>
          <w:sz w:val="24"/>
          <w:lang w:val="sk-SK"/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D3</m:t>
          </m:r>
        </m:oMath>
      </m:oMathPara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43"/>
        <w:gridCol w:w="245"/>
        <w:gridCol w:w="1489"/>
        <w:gridCol w:w="1489"/>
        <w:gridCol w:w="1490"/>
        <w:gridCol w:w="1490"/>
      </w:tblGrid>
      <w:tr w:rsidR="007338DF" w14:paraId="20999C5A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4393A9F1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12EB53DA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68FC88BE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B16C3DB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7364726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F871045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B882253" w14:textId="77777777" w:rsidR="007338DF" w:rsidRDefault="007338DF" w:rsidP="00037B1F">
            <w:pPr>
              <w:rPr>
                <w:lang w:val="en-US"/>
              </w:rPr>
            </w:pPr>
          </w:p>
        </w:tc>
      </w:tr>
      <w:tr w:rsidR="007338DF" w14:paraId="215687A9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400FE623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3CFCA475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433DEAE1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968936E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BECA6B1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0C3DC4C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4E71D29" w14:textId="77777777" w:rsidR="007338DF" w:rsidRDefault="007338DF" w:rsidP="00037B1F">
            <w:pPr>
              <w:rPr>
                <w:lang w:val="en-US"/>
              </w:rPr>
            </w:pPr>
          </w:p>
        </w:tc>
      </w:tr>
      <w:tr w:rsidR="007338DF" w14:paraId="43FBDBDC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0F9F291A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67F88197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43907212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1774EBD1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7B876B24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15264974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78DCA6E7" w14:textId="77777777" w:rsidR="007338DF" w:rsidRPr="00765100" w:rsidRDefault="007338DF" w:rsidP="00037B1F">
            <w:pPr>
              <w:rPr>
                <w:sz w:val="2"/>
                <w:szCs w:val="2"/>
                <w:lang w:val="en-US"/>
              </w:rPr>
            </w:pPr>
          </w:p>
        </w:tc>
      </w:tr>
      <w:tr w:rsidR="007338DF" w14:paraId="774147B4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302E6F26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006AD1AF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1CFAE7FD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60A29E57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59A1553F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1D5027C2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2711F719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338DF" w14:paraId="45EA1AF4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E68CB7D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35534112" w14:textId="77777777" w:rsidR="007338DF" w:rsidRDefault="00A00990" w:rsidP="00037B1F"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7338DF">
              <w:rPr>
                <w:lang w:val="en-US"/>
              </w:rPr>
              <w:t>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55F40E07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0ECB0F1E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1F0FACF2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376A787C" w14:textId="1AF8D609" w:rsidR="007338DF" w:rsidRDefault="00405984" w:rsidP="00037B1F">
            <w:pPr>
              <w:rPr>
                <w:lang w:val="en-US"/>
              </w:rPr>
            </w:pPr>
            <w:r>
              <w:rPr>
                <w:lang w:val="en-US"/>
              </w:rPr>
              <w:pict w14:anchorId="5737DE4E">
                <v:roundrect id="_x0000_s1087" style="position:absolute;margin-left:-4.85pt;margin-top:1.5pt;width:137.9pt;height:10pt;z-index:251708416;mso-position-horizontal-relative:text;mso-position-vertical-relative:text" arcsize="10923f" filled="f" strokecolor="#e36c0a [2409]" strokeweight="2.25pt"/>
              </w:pict>
            </w:r>
            <w:r w:rsidR="007338DF"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0A9D0C36" w14:textId="31799700" w:rsidR="007338DF" w:rsidRDefault="007338DF" w:rsidP="00037B1F">
            <w:pPr>
              <w:rPr>
                <w:lang w:val="en-US"/>
              </w:rPr>
            </w:pPr>
            <w:del w:id="311" w:author="Emma Macháčová" w:date="2020-10-21T00:19:00Z">
              <w:r w:rsidDel="00405984">
                <w:rPr>
                  <w:lang w:val="en-US"/>
                </w:rPr>
                <w:delText>X</w:delText>
              </w:r>
            </w:del>
            <w:ins w:id="312" w:author="Emma Macháčová" w:date="2020-10-21T00:19:00Z">
              <w:r w:rsidR="00405984">
                <w:rPr>
                  <w:lang w:val="en-US"/>
                </w:rPr>
                <w:t>1</w:t>
              </w:r>
            </w:ins>
          </w:p>
        </w:tc>
      </w:tr>
      <w:tr w:rsidR="007338DF" w14:paraId="1919DE03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118EA57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73E2F46D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64C7FE38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677097A9" w14:textId="51A477AD" w:rsidR="007338DF" w:rsidRDefault="009209D3" w:rsidP="00037B1F">
            <w:pPr>
              <w:rPr>
                <w:lang w:val="en-US"/>
              </w:rPr>
            </w:pPr>
            <w:del w:id="313" w:author="Emma Macháčová" w:date="2020-10-21T00:19:00Z">
              <w:r w:rsidDel="00405984">
                <w:pict w14:anchorId="5D17F247">
                  <v:roundrect id="_x0000_s1072" style="position:absolute;margin-left:-3.95pt;margin-top:1.1pt;width:277.5pt;height:11.25pt;z-index:251692032;mso-position-horizontal-relative:text;mso-position-vertical-relative:text" arcsize="10923f" fillcolor="#4f81bd [3204]" strokecolor="#f79646 [3209]" strokeweight="3pt">
                    <v:fill opacity="0"/>
                    <v:shadow type="perspective" color="#243f60 [1604]" opacity=".5" offset="1pt" offset2="-1pt"/>
                  </v:roundrect>
                </w:pict>
              </w:r>
            </w:del>
            <w:ins w:id="314" w:author="Emma Macháčová" w:date="2020-10-21T00:19:00Z">
              <w:r w:rsidR="00405984">
                <w:rPr>
                  <w:lang w:val="en-US"/>
                </w:rPr>
                <w:t>0</w:t>
              </w:r>
            </w:ins>
            <w:del w:id="315" w:author="Emma Macháčová" w:date="2020-10-21T00:19:00Z">
              <w:r w:rsidR="007338DF" w:rsidDel="00405984">
                <w:rPr>
                  <w:lang w:val="en-US"/>
                </w:rPr>
                <w:delText>1</w:delText>
              </w:r>
            </w:del>
          </w:p>
        </w:tc>
        <w:tc>
          <w:tcPr>
            <w:tcW w:w="1489" w:type="dxa"/>
          </w:tcPr>
          <w:p w14:paraId="65772F1F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857945A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42E2FD3D" w14:textId="023DE14C" w:rsidR="007338DF" w:rsidRDefault="007338DF" w:rsidP="00037B1F">
            <w:pPr>
              <w:rPr>
                <w:lang w:val="en-US"/>
              </w:rPr>
            </w:pPr>
            <w:del w:id="316" w:author="Emma Macháčová" w:date="2020-10-21T00:19:00Z">
              <w:r w:rsidDel="00405984">
                <w:rPr>
                  <w:lang w:val="en-US"/>
                </w:rPr>
                <w:delText>X</w:delText>
              </w:r>
            </w:del>
            <w:ins w:id="317" w:author="Emma Macháčová" w:date="2020-10-21T00:19:00Z">
              <w:r w:rsidR="00405984">
                <w:rPr>
                  <w:lang w:val="en-US"/>
                </w:rPr>
                <w:t>0</w:t>
              </w:r>
            </w:ins>
          </w:p>
        </w:tc>
      </w:tr>
      <w:tr w:rsidR="007338DF" w14:paraId="75B153AF" w14:textId="77777777" w:rsidTr="007338DF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066CC32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2B448FE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69612644" w14:textId="77777777" w:rsidR="007338DF" w:rsidRDefault="007338DF" w:rsidP="00037B1F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4F05F16B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320B733C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7C5084B5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380011A2" w14:textId="77777777" w:rsidR="007338DF" w:rsidRDefault="007338DF" w:rsidP="00037B1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2EE446A1" w14:textId="2EAEC493" w:rsidR="007338DF" w:rsidRDefault="00EF3734" w:rsidP="007338DF">
      <w:pPr>
        <w:pStyle w:val="Obyajntext"/>
        <w:jc w:val="center"/>
        <w:rPr>
          <w:rFonts w:ascii="Times New Roman" w:hAnsi="Times New Roman"/>
          <w:sz w:val="24"/>
          <w:lang w:val="sk-SK"/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Y=z1</m:t>
          </m:r>
          <m:r>
            <w:del w:id="318" w:author="Emma Macháčová" w:date="2020-10-21T00:19:00Z">
              <w:rPr>
                <w:rFonts w:ascii="Cambria Math" w:hAnsi="Cambria Math"/>
                <w:sz w:val="24"/>
                <w:lang w:val="sk-SK"/>
              </w:rPr>
              <m:t>.</m:t>
            </w:del>
          </m:r>
          <m:r>
            <w:ins w:id="319" w:author="Emma Macháčová" w:date="2020-10-21T00:19:00Z">
              <w:rPr>
                <w:rFonts w:ascii="Cambria Math" w:hAnsi="Cambria Math"/>
                <w:sz w:val="24"/>
                <w:lang w:val="sk-SK"/>
              </w:rPr>
              <m:t>*z3</m:t>
            </w:ins>
          </m:r>
          <m:r>
            <w:ins w:id="320" w:author="Emma Macháčová" w:date="2020-10-21T00:20:00Z">
              <w:rPr>
                <w:rFonts w:ascii="Cambria Math" w:hAnsi="Cambria Math"/>
                <w:sz w:val="24"/>
                <w:lang w:val="sk-SK"/>
              </w:rPr>
              <m:t>*</m:t>
            </w:ins>
          </m:r>
          <m:r>
            <w:ins w:id="321" w:author="Emma Macháčová" w:date="2020-10-21T00:19:00Z">
              <w:rPr>
                <w:rFonts w:ascii="Cambria Math" w:hAnsi="Cambria Math"/>
                <w:sz w:val="24"/>
                <w:lang w:val="sk-SK"/>
              </w:rPr>
              <m:t xml:space="preserve">  !</m:t>
            </w:ins>
          </m:r>
          <m:r>
            <w:rPr>
              <w:rFonts w:ascii="Cambria Math" w:hAnsi="Cambria Math"/>
              <w:sz w:val="24"/>
              <w:lang w:val="sk-SK"/>
            </w:rPr>
            <m:t>X</m:t>
          </m:r>
        </m:oMath>
      </m:oMathPara>
    </w:p>
    <w:p w14:paraId="06765141" w14:textId="77777777" w:rsidR="00504F7D" w:rsidRDefault="00504F7D" w:rsidP="00381B1B">
      <w:pPr>
        <w:pStyle w:val="Obyajntext"/>
        <w:rPr>
          <w:rFonts w:ascii="Times New Roman" w:hAnsi="Times New Roman"/>
          <w:sz w:val="24"/>
          <w:lang w:val="sk-SK"/>
        </w:rPr>
      </w:pPr>
    </w:p>
    <w:p w14:paraId="724A2172" w14:textId="77777777" w:rsidR="009209D3" w:rsidRDefault="009209D3">
      <w:pPr>
        <w:spacing w:after="200" w:line="276" w:lineRule="auto"/>
        <w:rPr>
          <w:ins w:id="322" w:author="Emma Macháčová" w:date="2020-10-20T20:04:00Z"/>
          <w:b/>
          <w:noProof w:val="0"/>
          <w:szCs w:val="20"/>
          <w:lang w:eastAsia="en-US"/>
        </w:rPr>
      </w:pPr>
      <w:ins w:id="323" w:author="Emma Macháčová" w:date="2020-10-20T20:04:00Z">
        <w:r>
          <w:rPr>
            <w:b/>
          </w:rPr>
          <w:br w:type="page"/>
        </w:r>
      </w:ins>
    </w:p>
    <w:p w14:paraId="0417D806" w14:textId="6B493383" w:rsidR="00504F7D" w:rsidRDefault="00A00990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  <w:r>
        <w:rPr>
          <w:rFonts w:ascii="Times New Roman" w:hAnsi="Times New Roman"/>
          <w:b/>
          <w:sz w:val="24"/>
          <w:lang w:val="sk-SK"/>
        </w:rPr>
        <w:t>Budiace funkcie pre JK preklápacie obvody (JK-PO)</w:t>
      </w:r>
    </w:p>
    <w:p w14:paraId="21C71481" w14:textId="77777777" w:rsidR="00A00990" w:rsidRDefault="00A00990" w:rsidP="005A1B97">
      <w:pPr>
        <w:pStyle w:val="Obyajntext"/>
        <w:jc w:val="both"/>
        <w:rPr>
          <w:rFonts w:ascii="Times New Roman" w:hAnsi="Times New Roman"/>
          <w:b/>
          <w:sz w:val="24"/>
          <w:lang w:val="sk-SK"/>
        </w:rPr>
      </w:pPr>
    </w:p>
    <w:p w14:paraId="6D6A66C9" w14:textId="7D305AF5" w:rsidR="00A00990" w:rsidRPr="005A1B97" w:rsidDel="009209D3" w:rsidRDefault="00A00990" w:rsidP="005A1B97">
      <w:pPr>
        <w:pStyle w:val="Obyajntext"/>
        <w:jc w:val="both"/>
        <w:rPr>
          <w:del w:id="324" w:author="Emma Macháčová" w:date="2020-10-20T20:04:00Z"/>
          <w:rFonts w:ascii="Times New Roman" w:hAnsi="Times New Roman"/>
          <w:sz w:val="24"/>
          <w:highlight w:val="yellow"/>
          <w:lang w:val="sk-SK"/>
        </w:rPr>
      </w:pPr>
      <w:del w:id="325" w:author="Emma Macháčová" w:date="2020-10-20T20:04:00Z">
        <w:r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>Pri zostavení budiacich funkcií sa vychádza z nižšie uvedenej tabuľky. Ku každej stavovej premennej z D preklápacích obvodov korešponduje stavová premenná pre JK preklápacie obvody (</w:delText>
        </w:r>
        <w:r w:rsidRPr="005A1B97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z</w:delText>
        </w:r>
        <w:r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 xml:space="preserve"> z D-PO, </w:delText>
        </w:r>
        <w:r w:rsidRPr="005A1B97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Z</w:delText>
        </w:r>
        <w:r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> z JK-PO</w:delText>
        </w:r>
        <w:r w:rsidR="0027467E"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>)</w:delText>
        </w:r>
        <w:r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>.</w:delText>
        </w:r>
        <w:r w:rsidR="0027467E"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 xml:space="preserve"> </w:delText>
        </w:r>
      </w:del>
    </w:p>
    <w:p w14:paraId="25F629A1" w14:textId="21563DFA" w:rsidR="0027467E" w:rsidDel="009209D3" w:rsidRDefault="0027467E" w:rsidP="005A1B97">
      <w:pPr>
        <w:pStyle w:val="Obyajntext"/>
        <w:jc w:val="both"/>
        <w:rPr>
          <w:del w:id="326" w:author="Emma Macháčová" w:date="2020-10-20T20:04:00Z"/>
          <w:rFonts w:ascii="Times New Roman" w:hAnsi="Times New Roman"/>
          <w:sz w:val="24"/>
          <w:lang w:val="sk-SK"/>
        </w:rPr>
      </w:pPr>
      <w:del w:id="327" w:author="Emma Macháčová" w:date="2020-10-20T20:04:00Z">
        <w:r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>Vysvetlenie dopĺňania hodnôt do Karnaughovej mapy</w:delText>
        </w:r>
        <w:r w:rsidR="00554082"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 xml:space="preserve"> (KM)</w:delText>
        </w:r>
        <w:r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 xml:space="preserve">: </w:delText>
        </w:r>
        <w:r w:rsidR="00554082"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>pre budiaciu funkciu J1 prislúcha stavová premenná Z1 (z1 z D-PO). Tam, kde je KM pokrytá Z1=1, tam doplníme hodnotu „X“</w:delText>
        </w:r>
        <w:r w:rsidR="00536932"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>. V</w:delText>
        </w:r>
        <w:r w:rsidR="0013067D" w:rsidDel="009209D3">
          <w:rPr>
            <w:rFonts w:ascii="Times New Roman" w:hAnsi="Times New Roman"/>
            <w:sz w:val="24"/>
            <w:highlight w:val="yellow"/>
            <w:lang w:val="sk-SK"/>
          </w:rPr>
          <w:delText> </w:delText>
        </w:r>
        <w:r w:rsidR="00536932"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>miestach</w:delText>
        </w:r>
        <w:r w:rsidR="0013067D" w:rsidDel="009209D3">
          <w:rPr>
            <w:rFonts w:ascii="Times New Roman" w:hAnsi="Times New Roman"/>
            <w:sz w:val="24"/>
            <w:highlight w:val="yellow"/>
            <w:lang w:val="sk-SK"/>
          </w:rPr>
          <w:delText>,</w:delText>
        </w:r>
        <w:r w:rsidR="00536932"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 xml:space="preserve"> kde je KM pokrytá Z1=0, tak tam prepíšeme hodnotu z KM pre D1. Pre budiacu funkciu K1 postupujeme analogicky podľa tabuľky, t.j. Z1=0, tam doplníme do KM hodnotu „X“. Pozor (!), pri Z1=1 prepisujeme z KM pre D1 invertovanú hodnotu</w:delText>
        </w:r>
        <w:r w:rsidR="00630F31" w:rsidDel="009209D3">
          <w:rPr>
            <w:rFonts w:ascii="Times New Roman" w:hAnsi="Times New Roman"/>
            <w:sz w:val="24"/>
            <w:highlight w:val="yellow"/>
            <w:lang w:val="sk-SK"/>
          </w:rPr>
          <w:delText xml:space="preserve"> (ak bola v KM pre D1 „</w:delText>
        </w:r>
        <w:r w:rsidR="00A0751F" w:rsidDel="009209D3">
          <w:rPr>
            <w:rFonts w:ascii="Times New Roman" w:hAnsi="Times New Roman"/>
            <w:sz w:val="24"/>
            <w:highlight w:val="yellow"/>
            <w:lang w:val="sk-SK"/>
          </w:rPr>
          <w:delText>0“, tak do KM pre K1 napíšeme „1</w:delText>
        </w:r>
        <w:r w:rsidR="00630F31" w:rsidDel="009209D3">
          <w:rPr>
            <w:rFonts w:ascii="Times New Roman" w:hAnsi="Times New Roman"/>
            <w:sz w:val="24"/>
            <w:highlight w:val="yellow"/>
            <w:lang w:val="sk-SK"/>
          </w:rPr>
          <w:delText>“)</w:delText>
        </w:r>
        <w:r w:rsidR="00536932"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 xml:space="preserve">. </w:delText>
        </w:r>
        <w:r w:rsidR="00305432" w:rsidRPr="005A1B97" w:rsidDel="009209D3">
          <w:rPr>
            <w:rFonts w:ascii="Times New Roman" w:hAnsi="Times New Roman"/>
            <w:sz w:val="24"/>
            <w:highlight w:val="yellow"/>
            <w:lang w:val="sk-SK"/>
          </w:rPr>
          <w:delText>Podobným spôsobom postupujeme s budiacimi funkciami J2, K2, J3, K3, ale už si všímame Z2, resp. Z3 (sú prepojené číselnými indexami).</w:delText>
        </w:r>
      </w:del>
    </w:p>
    <w:p w14:paraId="6FA7BBA9" w14:textId="77777777" w:rsidR="00A00990" w:rsidRPr="00A00990" w:rsidRDefault="00A00990" w:rsidP="00A00990">
      <w:pPr>
        <w:pStyle w:val="Obyajntext"/>
        <w:jc w:val="both"/>
        <w:rPr>
          <w:rFonts w:ascii="Times New Roman" w:hAnsi="Times New Roman"/>
          <w:sz w:val="24"/>
          <w:lang w:val="sk-SK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817"/>
        <w:gridCol w:w="494"/>
        <w:gridCol w:w="495"/>
      </w:tblGrid>
      <w:tr w:rsidR="00A00990" w14:paraId="5138CE6A" w14:textId="77777777" w:rsidTr="00A00990">
        <w:trPr>
          <w:jc w:val="center"/>
        </w:trPr>
        <w:tc>
          <w:tcPr>
            <w:tcW w:w="81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10D728C0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z-&gt;Z</w:t>
            </w:r>
          </w:p>
        </w:tc>
        <w:tc>
          <w:tcPr>
            <w:tcW w:w="494" w:type="dxa"/>
            <w:tcBorders>
              <w:left w:val="single" w:sz="12" w:space="0" w:color="auto"/>
              <w:bottom w:val="single" w:sz="12" w:space="0" w:color="auto"/>
            </w:tcBorders>
          </w:tcPr>
          <w:p w14:paraId="29430606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J</w:t>
            </w:r>
          </w:p>
        </w:tc>
        <w:tc>
          <w:tcPr>
            <w:tcW w:w="495" w:type="dxa"/>
            <w:tcBorders>
              <w:bottom w:val="single" w:sz="12" w:space="0" w:color="auto"/>
            </w:tcBorders>
          </w:tcPr>
          <w:p w14:paraId="0B4AD778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K</w:t>
            </w:r>
          </w:p>
        </w:tc>
      </w:tr>
      <w:tr w:rsidR="00A00990" w14:paraId="44AF50CC" w14:textId="77777777" w:rsidTr="00A00990">
        <w:trPr>
          <w:jc w:val="center"/>
        </w:trPr>
        <w:tc>
          <w:tcPr>
            <w:tcW w:w="817" w:type="dxa"/>
            <w:tcBorders>
              <w:top w:val="single" w:sz="12" w:space="0" w:color="auto"/>
              <w:right w:val="single" w:sz="12" w:space="0" w:color="auto"/>
            </w:tcBorders>
          </w:tcPr>
          <w:p w14:paraId="0B539EB7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0-&gt;0</w:t>
            </w:r>
          </w:p>
        </w:tc>
        <w:tc>
          <w:tcPr>
            <w:tcW w:w="494" w:type="dxa"/>
            <w:tcBorders>
              <w:top w:val="single" w:sz="12" w:space="0" w:color="auto"/>
              <w:left w:val="single" w:sz="12" w:space="0" w:color="auto"/>
            </w:tcBorders>
          </w:tcPr>
          <w:p w14:paraId="21FC7CAB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top w:val="single" w:sz="12" w:space="0" w:color="auto"/>
            </w:tcBorders>
          </w:tcPr>
          <w:p w14:paraId="6E4769B6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X</w:t>
            </w:r>
          </w:p>
        </w:tc>
      </w:tr>
      <w:tr w:rsidR="00A00990" w14:paraId="63DB6A4B" w14:textId="77777777" w:rsidTr="00A00990">
        <w:trPr>
          <w:jc w:val="center"/>
        </w:trPr>
        <w:tc>
          <w:tcPr>
            <w:tcW w:w="817" w:type="dxa"/>
            <w:tcBorders>
              <w:right w:val="single" w:sz="12" w:space="0" w:color="auto"/>
            </w:tcBorders>
          </w:tcPr>
          <w:p w14:paraId="14BB6852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0-&gt;1</w:t>
            </w:r>
          </w:p>
        </w:tc>
        <w:tc>
          <w:tcPr>
            <w:tcW w:w="494" w:type="dxa"/>
            <w:tcBorders>
              <w:left w:val="single" w:sz="12" w:space="0" w:color="auto"/>
            </w:tcBorders>
          </w:tcPr>
          <w:p w14:paraId="749DCCD4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14:paraId="64C7E650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X</w:t>
            </w:r>
          </w:p>
        </w:tc>
      </w:tr>
      <w:tr w:rsidR="00A00990" w14:paraId="01AA12BB" w14:textId="77777777" w:rsidTr="00A00990">
        <w:trPr>
          <w:jc w:val="center"/>
        </w:trPr>
        <w:tc>
          <w:tcPr>
            <w:tcW w:w="817" w:type="dxa"/>
            <w:tcBorders>
              <w:right w:val="single" w:sz="12" w:space="0" w:color="auto"/>
            </w:tcBorders>
          </w:tcPr>
          <w:p w14:paraId="7389BA47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1-&gt;</w:t>
            </w:r>
            <w:r w:rsidRPr="00A00990">
              <w:rPr>
                <w:b/>
                <w:u w:val="single"/>
                <w:lang w:val="en-US"/>
              </w:rPr>
              <w:t>0</w:t>
            </w:r>
          </w:p>
        </w:tc>
        <w:tc>
          <w:tcPr>
            <w:tcW w:w="494" w:type="dxa"/>
            <w:tcBorders>
              <w:left w:val="single" w:sz="12" w:space="0" w:color="auto"/>
            </w:tcBorders>
          </w:tcPr>
          <w:p w14:paraId="05BC1960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X</w:t>
            </w:r>
          </w:p>
        </w:tc>
        <w:tc>
          <w:tcPr>
            <w:tcW w:w="495" w:type="dxa"/>
          </w:tcPr>
          <w:p w14:paraId="1C263ACA" w14:textId="77777777" w:rsidR="00A00990" w:rsidRPr="00A00990" w:rsidRDefault="00A00990" w:rsidP="008C7068">
            <w:pPr>
              <w:rPr>
                <w:b/>
                <w:u w:val="single"/>
                <w:lang w:val="en-US"/>
              </w:rPr>
            </w:pPr>
            <w:r w:rsidRPr="00A00990">
              <w:rPr>
                <w:b/>
                <w:u w:val="single"/>
                <w:lang w:val="en-US"/>
              </w:rPr>
              <w:t>1</w:t>
            </w:r>
          </w:p>
        </w:tc>
      </w:tr>
      <w:tr w:rsidR="00A00990" w14:paraId="09B8B224" w14:textId="77777777" w:rsidTr="00A00990">
        <w:trPr>
          <w:jc w:val="center"/>
        </w:trPr>
        <w:tc>
          <w:tcPr>
            <w:tcW w:w="817" w:type="dxa"/>
            <w:tcBorders>
              <w:right w:val="single" w:sz="12" w:space="0" w:color="auto"/>
            </w:tcBorders>
          </w:tcPr>
          <w:p w14:paraId="749D3E03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1-&gt;</w:t>
            </w:r>
            <w:r w:rsidRPr="00A00990">
              <w:rPr>
                <w:b/>
                <w:u w:val="single"/>
                <w:lang w:val="en-US"/>
              </w:rPr>
              <w:t>1</w:t>
            </w:r>
          </w:p>
        </w:tc>
        <w:tc>
          <w:tcPr>
            <w:tcW w:w="494" w:type="dxa"/>
            <w:tcBorders>
              <w:left w:val="single" w:sz="12" w:space="0" w:color="auto"/>
            </w:tcBorders>
          </w:tcPr>
          <w:p w14:paraId="4F60EE21" w14:textId="77777777" w:rsidR="00A00990" w:rsidRPr="00A00990" w:rsidRDefault="00A00990" w:rsidP="008C7068">
            <w:pPr>
              <w:rPr>
                <w:lang w:val="en-US"/>
              </w:rPr>
            </w:pPr>
            <w:r w:rsidRPr="00A00990">
              <w:rPr>
                <w:lang w:val="en-US"/>
              </w:rPr>
              <w:t>X</w:t>
            </w:r>
          </w:p>
        </w:tc>
        <w:tc>
          <w:tcPr>
            <w:tcW w:w="495" w:type="dxa"/>
          </w:tcPr>
          <w:p w14:paraId="549C42BA" w14:textId="77777777" w:rsidR="00A00990" w:rsidRPr="00A00990" w:rsidRDefault="00A00990" w:rsidP="008C7068">
            <w:pPr>
              <w:rPr>
                <w:b/>
                <w:u w:val="single"/>
                <w:lang w:val="en-US"/>
              </w:rPr>
            </w:pPr>
            <w:r w:rsidRPr="00A00990">
              <w:rPr>
                <w:b/>
                <w:u w:val="single"/>
                <w:lang w:val="en-US"/>
              </w:rPr>
              <w:t>0</w:t>
            </w:r>
          </w:p>
        </w:tc>
      </w:tr>
    </w:tbl>
    <w:p w14:paraId="0D96B705" w14:textId="77777777" w:rsidR="00A00990" w:rsidRDefault="00A00990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83"/>
        <w:gridCol w:w="245"/>
        <w:gridCol w:w="1489"/>
        <w:gridCol w:w="1489"/>
        <w:gridCol w:w="1490"/>
        <w:gridCol w:w="1490"/>
      </w:tblGrid>
      <w:tr w:rsidR="005A1B97" w14:paraId="5B7EB2DD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69F7E72C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666C7134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693FB925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4CAEB7C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5CE1ADF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EE9D054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AE9EEE5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77F41D13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26A0A2C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7B925621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37FF3104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4083833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A60DCE2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5106BA91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0A303F2B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01350ED5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6B0C548A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53142F0A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485D64AE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41EC3D14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1EF00840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79794CDF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3D870E1C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</w:tr>
      <w:tr w:rsidR="005A1B97" w14:paraId="2E3766A4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6B86BFDE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2B7B9439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3EF2155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682A75A3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3FEFDAC9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6FA9326C" w14:textId="1F8FA46C" w:rsidR="005A1B97" w:rsidRDefault="009209D3" w:rsidP="008C7068">
            <w:pPr>
              <w:rPr>
                <w:lang w:val="en-US"/>
              </w:rPr>
            </w:pPr>
            <w:r>
              <w:pict w14:anchorId="7AB67B8F">
                <v:roundrect id="_x0000_s1073" style="position:absolute;margin-left:-3.75pt;margin-top:1.4pt;width:18pt;height:26.25pt;z-index:251694080;mso-position-horizontal-relative:text;mso-position-vertical-relative:text" arcsize="10923f" fillcolor="#4f81bd [3204]" strokecolor="#c6d9f1 [671]" strokeweight="3pt">
                  <v:fill opacity="0"/>
                  <v:shadow type="perspective" color="#243f60 [1604]" opacity=".5" offset="1pt" offset2="-1pt"/>
                </v:roundrect>
              </w:pict>
            </w:r>
            <w:r w:rsidR="005A1B97">
              <w:rPr>
                <w:lang w:val="en-US"/>
              </w:rPr>
              <w:t>1</w:t>
            </w:r>
          </w:p>
        </w:tc>
        <w:tc>
          <w:tcPr>
            <w:tcW w:w="1490" w:type="dxa"/>
          </w:tcPr>
          <w:p w14:paraId="49005E88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A1B97" w14:paraId="02F3B67E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E697640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EEA3277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099EE86F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30479EB3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46A01198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05CFC286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0E663B0A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5A1B97" w14:paraId="4F1DBD52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AACBAAA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2F82031F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29BE944E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0F4C3839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7A15ABE9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C70F53E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047D1F13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5A1B97" w14:paraId="3F08B327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2F4CD14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46C4D62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09E18FA2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2D4FE3F6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6CE9315A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4917337E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1A1F54E6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BCDB077" w14:textId="145FE9DA" w:rsidR="00A00990" w:rsidRPr="005A1B97" w:rsidRDefault="005A1B97" w:rsidP="00381B1B">
      <w:pPr>
        <w:pStyle w:val="Obyajntext"/>
        <w:rPr>
          <w:rFonts w:ascii="Times New Roman" w:hAnsi="Times New Roman"/>
          <w:i/>
          <w:sz w:val="24"/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J</m:t>
          </m:r>
          <m:r>
            <w:rPr>
              <w:rFonts w:ascii="Cambria Math" w:hAnsi="Cambria Math"/>
              <w:sz w:val="24"/>
            </w:rPr>
            <m:t>1=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acc>
          <m:r>
            <w:del w:id="328" w:author="Emma Macháčová" w:date="2020-10-21T00:20:00Z">
              <w:rPr>
                <w:rFonts w:ascii="Cambria Math" w:hAnsi="Cambria Math"/>
                <w:sz w:val="24"/>
              </w:rPr>
              <m:t>.</m:t>
            </w:del>
          </m:r>
          <m:r>
            <w:ins w:id="329" w:author="Emma Macháčová" w:date="2020-10-21T00:20:00Z">
              <w:rPr>
                <w:rFonts w:ascii="Cambria Math" w:hAnsi="Cambria Math"/>
                <w:sz w:val="24"/>
              </w:rPr>
              <m:t>*</m:t>
            </w:ins>
          </m:r>
          <m:r>
            <w:rPr>
              <w:rFonts w:ascii="Cambria Math" w:hAnsi="Cambria Math"/>
              <w:sz w:val="24"/>
            </w:rPr>
            <m:t>Z2</m:t>
          </m:r>
          <m:r>
            <w:del w:id="330" w:author="Emma Macháčová" w:date="2020-10-21T00:20:00Z">
              <w:rPr>
                <w:rFonts w:ascii="Cambria Math" w:hAnsi="Cambria Math"/>
                <w:sz w:val="24"/>
              </w:rPr>
              <m:t>.</m:t>
            </w:del>
          </m:r>
          <m:r>
            <w:ins w:id="331" w:author="Emma Macháčová" w:date="2020-10-21T00:20:00Z">
              <w:rPr>
                <w:rFonts w:ascii="Cambria Math" w:hAnsi="Cambria Math"/>
                <w:sz w:val="24"/>
              </w:rPr>
              <m:t>*</m:t>
            </w:ins>
          </m:r>
          <m:r>
            <w:rPr>
              <w:rFonts w:ascii="Cambria Math" w:hAnsi="Cambria Math"/>
              <w:sz w:val="24"/>
            </w:rPr>
            <m:t>Z3</m:t>
          </m:r>
        </m:oMath>
      </m:oMathPara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83"/>
        <w:gridCol w:w="245"/>
        <w:gridCol w:w="1489"/>
        <w:gridCol w:w="1489"/>
        <w:gridCol w:w="1490"/>
        <w:gridCol w:w="1490"/>
      </w:tblGrid>
      <w:tr w:rsidR="005A1B97" w14:paraId="64D979BA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2CF7A225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331421E9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2665B187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6583F44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27FE886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00827D6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3ECF755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05796E1C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061FCC89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0CF64FD5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60614A5C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F6E9D2B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19023C2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31B8989A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11C31E98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046E498E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E81E730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788EED0F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1E294360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300A7525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1C3CD9EB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6580DF2A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1BFE4373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</w:tr>
      <w:tr w:rsidR="005A1B97" w14:paraId="3E3C4A68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6087799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5DE0E619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17E82BCB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40E4D500" w14:textId="204E989D" w:rsidR="005A1B97" w:rsidRDefault="009209D3" w:rsidP="008C7068">
            <w:pPr>
              <w:rPr>
                <w:lang w:val="en-US"/>
              </w:rPr>
            </w:pPr>
            <w:del w:id="332" w:author="Emma Macháčová" w:date="2020-10-21T00:21:00Z">
              <w:r w:rsidDel="00405984">
                <w:pict w14:anchorId="45AF211F">
                  <v:roundrect id="_x0000_s1077" style="position:absolute;margin-left:-3.35pt;margin-top:.85pt;width:282.1pt;height:54pt;z-index:251696128;mso-position-horizontal-relative:text;mso-position-vertical-relative:text" arcsize="10923f" fillcolor="#4f81bd [3204]" strokecolor="#ddd8c2 [2894]" strokeweight="3pt">
                    <v:fill opacity="0"/>
                    <v:shadow type="perspective" color="#243f60 [1604]" opacity=".5" offset="1pt" offset2="-1pt"/>
                  </v:roundrect>
                </w:pict>
              </w:r>
            </w:del>
            <w:r w:rsidR="005A1B97"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25CC3B11" w14:textId="6642ECA8" w:rsidR="005A1B97" w:rsidRDefault="00405984" w:rsidP="008C7068">
            <w:pPr>
              <w:rPr>
                <w:lang w:val="en-US"/>
              </w:rPr>
            </w:pPr>
            <w:ins w:id="333" w:author="Emma Macháčová" w:date="2020-10-21T00:21:00Z">
              <w:r>
                <w:pict w14:anchorId="7AB67B8F">
                  <v:roundrect id="_x0000_s1088" style="position:absolute;margin-left:68.6pt;margin-top:2.25pt;width:143.85pt;height:51.55pt;z-index:251709440;mso-position-horizontal-relative:text;mso-position-vertical-relative:text" arcsize="10923f" fillcolor="#4f81bd [3204]" strokecolor="#205867 [1608]" strokeweight="3pt">
                    <v:fill opacity="0"/>
                    <v:shadow type="perspective" color="#243f60 [1604]" opacity=".5" offset="1pt" offset2="-1pt"/>
                  </v:roundrect>
                </w:pict>
              </w:r>
            </w:ins>
            <w:r w:rsidR="005A1B97"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702BB64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EDBB85B" w14:textId="48A63A19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5A1B97" w14:paraId="04C68D61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29FF5F55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4F91AC4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2384B7B5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358860D0" w14:textId="55CB91C6" w:rsidR="005A1B97" w:rsidRDefault="005A1B97" w:rsidP="008C7068">
            <w:pPr>
              <w:rPr>
                <w:lang w:val="en-US"/>
              </w:rPr>
            </w:pPr>
            <w:del w:id="334" w:author="Emma Macháčová" w:date="2020-10-21T00:21:00Z">
              <w:r w:rsidDel="00405984">
                <w:rPr>
                  <w:lang w:val="en-US"/>
                </w:rPr>
                <w:delText>1</w:delText>
              </w:r>
            </w:del>
            <w:ins w:id="335" w:author="Emma Macháčová" w:date="2020-10-21T00:21:00Z">
              <w:r w:rsidR="00405984">
                <w:rPr>
                  <w:lang w:val="en-US"/>
                </w:rPr>
                <w:t>0</w:t>
              </w:r>
            </w:ins>
          </w:p>
        </w:tc>
        <w:tc>
          <w:tcPr>
            <w:tcW w:w="1489" w:type="dxa"/>
          </w:tcPr>
          <w:p w14:paraId="4BF6DF08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58D71D15" w14:textId="3F94EC18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4F838D0A" w14:textId="06B72C90" w:rsidR="005A1B97" w:rsidRDefault="005A1B97" w:rsidP="008C7068">
            <w:pPr>
              <w:rPr>
                <w:lang w:val="en-US"/>
              </w:rPr>
            </w:pPr>
            <w:del w:id="336" w:author="Emma Macháčová" w:date="2020-10-21T00:21:00Z">
              <w:r w:rsidDel="00405984">
                <w:rPr>
                  <w:lang w:val="en-US"/>
                </w:rPr>
                <w:delText>X</w:delText>
              </w:r>
            </w:del>
            <w:ins w:id="337" w:author="Emma Macháčová" w:date="2020-10-21T00:21:00Z">
              <w:r w:rsidR="00405984">
                <w:rPr>
                  <w:lang w:val="en-US"/>
                </w:rPr>
                <w:t>1</w:t>
              </w:r>
            </w:ins>
          </w:p>
        </w:tc>
      </w:tr>
      <w:tr w:rsidR="005A1B97" w14:paraId="14E6F046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02A866C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0A73C251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15F2522E" w14:textId="4F323035" w:rsidR="005A1B97" w:rsidRDefault="00405984" w:rsidP="008C7068">
            <w:pPr>
              <w:rPr>
                <w:lang w:val="en-US"/>
              </w:rPr>
            </w:pPr>
            <w:ins w:id="338" w:author="Emma Macháčová" w:date="2020-10-21T00:22:00Z">
              <w:r>
                <w:pict w14:anchorId="7AB67B8F">
                  <v:roundrect id="_x0000_s1089" style="position:absolute;margin-left:5.1pt;margin-top:.65pt;width:298.1pt;height:24.55pt;z-index:251710464;mso-position-horizontal-relative:text;mso-position-vertical-relative:text" arcsize="10923f" fillcolor="#4f81bd [3204]" strokecolor="#e5b8b7 [1301]" strokeweight="3pt">
                    <v:fill opacity="0"/>
                    <v:shadow type="perspective" color="#243f60 [1604]" opacity=".5" offset="1pt" offset2="-1pt"/>
                  </v:roundrect>
                </w:pict>
              </w:r>
            </w:ins>
          </w:p>
        </w:tc>
        <w:tc>
          <w:tcPr>
            <w:tcW w:w="1489" w:type="dxa"/>
          </w:tcPr>
          <w:p w14:paraId="0C475D65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89" w:type="dxa"/>
          </w:tcPr>
          <w:p w14:paraId="28D6A563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4D939B8F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32C39990" w14:textId="2B99EEEC" w:rsidR="005A1B97" w:rsidRDefault="005A1B97" w:rsidP="008C7068">
            <w:pPr>
              <w:rPr>
                <w:lang w:val="en-US"/>
              </w:rPr>
            </w:pPr>
            <w:del w:id="339" w:author="Emma Macháčová" w:date="2020-10-21T00:21:00Z">
              <w:r w:rsidDel="00405984">
                <w:rPr>
                  <w:lang w:val="en-US"/>
                </w:rPr>
                <w:delText>X</w:delText>
              </w:r>
            </w:del>
            <w:ins w:id="340" w:author="Emma Macháčová" w:date="2020-10-21T00:21:00Z">
              <w:r w:rsidR="00405984">
                <w:rPr>
                  <w:lang w:val="en-US"/>
                </w:rPr>
                <w:t>1</w:t>
              </w:r>
            </w:ins>
          </w:p>
        </w:tc>
      </w:tr>
      <w:tr w:rsidR="005A1B97" w14:paraId="1C7FB5E2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A9C616D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1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C52950C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672CD056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3D41716C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12A91195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7B143055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508F175A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</w:tbl>
    <w:p w14:paraId="6A715EF0" w14:textId="75136B88" w:rsidR="005A1B97" w:rsidRPr="005A1B97" w:rsidRDefault="001B28E4" w:rsidP="005A1B97">
      <w:pPr>
        <w:pStyle w:val="Obyajntext"/>
        <w:jc w:val="center"/>
        <w:rPr>
          <w:rFonts w:ascii="Times New Roman" w:hAnsi="Times New Roman"/>
          <w:sz w:val="24"/>
          <w:lang w:val="sk-SK"/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K1=</m:t>
          </m:r>
          <m:r>
            <w:del w:id="341" w:author="Emma Macháčová" w:date="2020-10-21T00:21:00Z">
              <w:rPr>
                <w:rFonts w:ascii="Cambria Math" w:hAnsi="Cambria Math"/>
                <w:sz w:val="24"/>
                <w:lang w:val="sk-SK"/>
              </w:rPr>
              <m:t>1</m:t>
            </w:del>
          </m:r>
          <m:r>
            <w:ins w:id="342" w:author="Emma Macháčová" w:date="2020-10-21T00:21:00Z">
              <w:rPr>
                <w:rFonts w:ascii="Cambria Math" w:hAnsi="Cambria Math"/>
                <w:sz w:val="24"/>
                <w:lang w:val="sk-SK"/>
              </w:rPr>
              <m:t>Z3+X</m:t>
            </w:ins>
          </m:r>
        </m:oMath>
      </m:oMathPara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83"/>
        <w:gridCol w:w="245"/>
        <w:gridCol w:w="1489"/>
        <w:gridCol w:w="1489"/>
        <w:gridCol w:w="1490"/>
        <w:gridCol w:w="1490"/>
      </w:tblGrid>
      <w:tr w:rsidR="005A1B97" w14:paraId="52566FE2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A54141A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2693E70A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131329F3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13D1569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7F6B3794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F40322F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CD21402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139FF6DA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590F2550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351763B3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5D58AA9C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D9601AF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ECB5656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09BC1130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0EEC204E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43B3C91A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7ACDCA9B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43E28C1A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65259B95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6ECE90AC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059105C2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27968CEA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55A8B1A4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</w:tr>
      <w:tr w:rsidR="005A1B97" w14:paraId="12B03A18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6336D331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4950FC75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42F1DF6F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54157160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55AB57BA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9514AF8" w14:textId="4CD4FFB7" w:rsidR="005A1B97" w:rsidRDefault="009209D3" w:rsidP="008C7068">
            <w:pPr>
              <w:rPr>
                <w:lang w:val="en-US"/>
              </w:rPr>
            </w:pPr>
            <w:del w:id="343" w:author="Emma Macháčová" w:date="2020-10-21T00:22:00Z">
              <w:r w:rsidDel="00405984">
                <w:pict w14:anchorId="6A968BFC">
                  <v:roundrect id="_x0000_s1078" style="position:absolute;margin-left:-3.75pt;margin-top:.95pt;width:129pt;height:25.5pt;z-index:251698176;mso-position-horizontal-relative:text;mso-position-vertical-relative:text" arcsize="10923f" fillcolor="#4f81bd [3204]" strokecolor="#dbe5f1 [660]" strokeweight="3pt">
                    <v:fill opacity="0"/>
                    <v:shadow type="perspective" color="#243f60 [1604]" opacity=".5" offset="1pt" offset2="-1pt"/>
                  </v:roundrect>
                </w:pict>
              </w:r>
            </w:del>
            <w:r w:rsidR="005A1B97"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EB5E21D" w14:textId="269E4F3A" w:rsidR="005A1B97" w:rsidRDefault="005A1B97" w:rsidP="008C7068">
            <w:pPr>
              <w:rPr>
                <w:lang w:val="en-US"/>
              </w:rPr>
            </w:pPr>
            <w:del w:id="344" w:author="Emma Macháčová" w:date="2020-10-21T00:22:00Z">
              <w:r w:rsidDel="00405984">
                <w:rPr>
                  <w:lang w:val="en-US"/>
                </w:rPr>
                <w:delText>1</w:delText>
              </w:r>
            </w:del>
            <w:ins w:id="345" w:author="Emma Macháčová" w:date="2020-10-21T00:22:00Z">
              <w:r w:rsidR="00405984">
                <w:rPr>
                  <w:lang w:val="en-US"/>
                </w:rPr>
                <w:t>0</w:t>
              </w:r>
            </w:ins>
          </w:p>
        </w:tc>
      </w:tr>
      <w:tr w:rsidR="005A1B97" w14:paraId="6430C621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0DB1701B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B2676ED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3DAD4800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3BB0030A" w14:textId="0C73AD88" w:rsidR="005A1B97" w:rsidRDefault="009209D3" w:rsidP="008C7068">
            <w:pPr>
              <w:rPr>
                <w:lang w:val="en-US"/>
              </w:rPr>
            </w:pPr>
            <w:del w:id="346" w:author="Emma Macháčová" w:date="2020-10-21T00:22:00Z">
              <w:r w:rsidDel="00405984">
                <w:pict w14:anchorId="2C8527B4">
                  <v:roundrect id="_x0000_s1079" style="position:absolute;margin-left:-3.35pt;margin-top:12.55pt;width:277.5pt;height:14.25pt;z-index:251699200;mso-position-horizontal-relative:text;mso-position-vertical-relative:text" arcsize="10923f" fillcolor="#c0504d [3205]" strokecolor="yellow" strokeweight="3pt">
                    <v:fill opacity="0"/>
                    <v:shadow type="perspective" color="#622423 [1605]" opacity=".5" offset="1pt" offset2="-1pt"/>
                  </v:roundrect>
                </w:pict>
              </w:r>
            </w:del>
            <w:r w:rsidR="005A1B97"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6A7164B5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1B3157F0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4F07400B" w14:textId="253998FD" w:rsidR="005A1B97" w:rsidRDefault="00405984" w:rsidP="008C7068">
            <w:pPr>
              <w:rPr>
                <w:lang w:val="en-US"/>
              </w:rPr>
            </w:pPr>
            <w:ins w:id="347" w:author="Emma Macháčová" w:date="2020-10-21T00:23:00Z">
              <w:r>
                <w:rPr>
                  <w:lang w:val="en-US"/>
                </w:rPr>
                <w:t>0</w:t>
              </w:r>
            </w:ins>
            <w:del w:id="348" w:author="Emma Macháčová" w:date="2020-10-21T00:23:00Z">
              <w:r w:rsidR="005A1B97" w:rsidDel="00405984">
                <w:rPr>
                  <w:lang w:val="en-US"/>
                </w:rPr>
                <w:delText>X</w:delText>
              </w:r>
            </w:del>
          </w:p>
        </w:tc>
      </w:tr>
      <w:tr w:rsidR="005A1B97" w14:paraId="2C716108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3E2DBB8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7B80E8B6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1B6C7BD1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2BD6B168" w14:textId="185750FF" w:rsidR="005A1B97" w:rsidRDefault="005A1B97" w:rsidP="008C7068">
            <w:pPr>
              <w:rPr>
                <w:lang w:val="en-US"/>
              </w:rPr>
            </w:pPr>
            <w:del w:id="349" w:author="Emma Macháčová" w:date="2020-10-21T00:22:00Z">
              <w:r w:rsidDel="00405984">
                <w:rPr>
                  <w:lang w:val="en-US"/>
                </w:rPr>
                <w:delText>1</w:delText>
              </w:r>
            </w:del>
            <w:ins w:id="350" w:author="Emma Macháčová" w:date="2020-10-21T00:22:00Z">
              <w:r w:rsidR="00405984">
                <w:rPr>
                  <w:lang w:val="en-US"/>
                </w:rPr>
                <w:t>0</w:t>
              </w:r>
            </w:ins>
          </w:p>
        </w:tc>
        <w:tc>
          <w:tcPr>
            <w:tcW w:w="1489" w:type="dxa"/>
          </w:tcPr>
          <w:p w14:paraId="6660AA43" w14:textId="19AD5803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2570B11F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6F47B180" w14:textId="0FACAFEB" w:rsidR="005A1B97" w:rsidRDefault="005A1B97" w:rsidP="008C7068">
            <w:pPr>
              <w:rPr>
                <w:lang w:val="en-US"/>
              </w:rPr>
            </w:pPr>
            <w:del w:id="351" w:author="Emma Macháčová" w:date="2020-10-21T00:23:00Z">
              <w:r w:rsidDel="00405984">
                <w:rPr>
                  <w:lang w:val="en-US"/>
                </w:rPr>
                <w:delText>X</w:delText>
              </w:r>
            </w:del>
            <w:ins w:id="352" w:author="Emma Macháčová" w:date="2020-10-21T00:23:00Z">
              <w:r w:rsidR="00405984">
                <w:rPr>
                  <w:lang w:val="en-US"/>
                </w:rPr>
                <w:t>0</w:t>
              </w:r>
            </w:ins>
          </w:p>
        </w:tc>
      </w:tr>
      <w:tr w:rsidR="005A1B97" w14:paraId="5FE144D6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4A4282E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83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78A62FFE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1A8C27D3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0DE08992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7A0A5730" w14:textId="3E93C4B5" w:rsidR="005A1B97" w:rsidRDefault="00405984" w:rsidP="008C7068">
            <w:pPr>
              <w:rPr>
                <w:lang w:val="en-US"/>
              </w:rPr>
            </w:pPr>
            <w:ins w:id="353" w:author="Emma Macháčová" w:date="2020-10-21T00:23:00Z">
              <w:r>
                <w:pict w14:anchorId="0B50E01D">
                  <v:roundrect id="_x0000_s1090" style="position:absolute;margin-left:68.6pt;margin-top:-.35pt;width:147.9pt;height:13.15pt;z-index:251711488;mso-position-horizontal-relative:text;mso-position-vertical-relative:text" arcsize="10923f" fillcolor="#4f81bd [3204]" strokecolor="#76923c [2406]" strokeweight="3pt">
                    <v:fill opacity="0"/>
                    <v:shadow type="perspective" color="#243f60 [1604]" opacity=".5" offset="1pt" offset2="-1pt"/>
                  </v:roundrect>
                </w:pict>
              </w:r>
            </w:ins>
            <w:r w:rsidR="005A1B97"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79BFD2A2" w14:textId="545255CC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4F0076FA" w14:textId="07ADD3E2" w:rsidR="005A1B97" w:rsidRDefault="005A1B97" w:rsidP="008C7068">
            <w:pPr>
              <w:rPr>
                <w:lang w:val="en-US"/>
              </w:rPr>
            </w:pPr>
            <w:del w:id="354" w:author="Emma Macháčová" w:date="2020-10-21T00:23:00Z">
              <w:r w:rsidDel="00405984">
                <w:rPr>
                  <w:lang w:val="en-US"/>
                </w:rPr>
                <w:delText>0</w:delText>
              </w:r>
            </w:del>
            <w:ins w:id="355" w:author="Emma Macháčová" w:date="2020-10-21T00:23:00Z">
              <w:r w:rsidR="00405984">
                <w:rPr>
                  <w:lang w:val="en-US"/>
                </w:rPr>
                <w:t>1</w:t>
              </w:r>
            </w:ins>
          </w:p>
        </w:tc>
      </w:tr>
    </w:tbl>
    <w:p w14:paraId="601AB4C9" w14:textId="48B22875" w:rsidR="005A1B97" w:rsidRPr="005A1B97" w:rsidRDefault="001B28E4" w:rsidP="005A1B97">
      <w:pPr>
        <w:pStyle w:val="Obyajntext"/>
        <w:jc w:val="center"/>
        <w:rPr>
          <w:rFonts w:ascii="Times New Roman" w:hAnsi="Times New Roman"/>
          <w:sz w:val="24"/>
          <w:lang w:val="sk-SK"/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J2=</m:t>
          </m:r>
          <m:r>
            <w:del w:id="356" w:author="Emma Macháčová" w:date="2020-10-21T00:23:00Z">
              <w:rPr>
                <w:rFonts w:ascii="Cambria Math" w:hAnsi="Cambria Math"/>
                <w:sz w:val="24"/>
                <w:lang w:val="sk-SK"/>
              </w:rPr>
              <m:t>X.Z1+</m:t>
            </w:del>
          </m:r>
          <m:acc>
            <m:accPr>
              <m:chr m:val="̅"/>
              <m:ctrlPr>
                <w:del w:id="357" w:author="Emma Macháčová" w:date="2020-10-21T00:23:00Z">
                  <w:rPr>
                    <w:rFonts w:ascii="Cambria Math" w:hAnsi="Cambria Math"/>
                    <w:i/>
                    <w:sz w:val="24"/>
                    <w:lang w:val="sk-SK"/>
                  </w:rPr>
                </w:del>
              </m:ctrlPr>
            </m:accPr>
            <m:e>
              <m:r>
                <w:del w:id="358" w:author="Emma Macháčová" w:date="2020-10-21T00:23:00Z">
                  <w:rPr>
                    <w:rFonts w:ascii="Cambria Math" w:hAnsi="Cambria Math"/>
                    <w:sz w:val="24"/>
                    <w:lang w:val="sk-SK"/>
                  </w:rPr>
                  <m:t>X</m:t>
                </w:del>
              </m:r>
            </m:e>
          </m:acc>
          <m:r>
            <w:del w:id="359" w:author="Emma Macháčová" w:date="2020-10-21T00:23:00Z">
              <w:rPr>
                <w:rFonts w:ascii="Cambria Math" w:hAnsi="Cambria Math"/>
                <w:sz w:val="24"/>
                <w:lang w:val="sk-SK"/>
              </w:rPr>
              <m:t>.Z3</m:t>
            </w:del>
          </m:r>
          <m:r>
            <w:ins w:id="360" w:author="Emma Macháčová" w:date="2020-10-21T00:23:00Z">
              <w:rPr>
                <w:rFonts w:ascii="Cambria Math" w:hAnsi="Cambria Math"/>
                <w:sz w:val="24"/>
                <w:lang w:val="sk-SK"/>
              </w:rPr>
              <m:t>X*!Z1*Z3</m:t>
            </w:ins>
          </m:r>
        </m:oMath>
      </m:oMathPara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83"/>
        <w:gridCol w:w="245"/>
        <w:gridCol w:w="1489"/>
        <w:gridCol w:w="1489"/>
        <w:gridCol w:w="1490"/>
        <w:gridCol w:w="1490"/>
      </w:tblGrid>
      <w:tr w:rsidR="005A1B97" w14:paraId="49EDE1EB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7B966433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538EE8EB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2C8A6AE5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5339FC4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8851478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46F1981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53268DF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1D746F5F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4600C2F9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264492B1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2FBC47A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516743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9763170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36535108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558745A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3E3EACB5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16E15EB7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5EFB45BB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68AEFA10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1BBC1D91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1AC710C8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61DB789C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3BAEDC1A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</w:tr>
      <w:tr w:rsidR="005A1B97" w14:paraId="26402392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05747EB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612ECA1C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5B0C8FE1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0BF8804F" w14:textId="1A8F99FE" w:rsidR="005A1B97" w:rsidRDefault="009209D3" w:rsidP="008C7068">
            <w:pPr>
              <w:rPr>
                <w:lang w:val="en-US"/>
              </w:rPr>
            </w:pPr>
            <w:del w:id="361" w:author="Emma Macháčová" w:date="2020-10-21T00:23:00Z">
              <w:r w:rsidDel="00405984">
                <w:pict w14:anchorId="0B50E01D">
                  <v:roundrect id="_x0000_s1084" style="position:absolute;margin-left:-3.35pt;margin-top:.35pt;width:292.05pt;height:25.5pt;z-index:251707392;mso-position-horizontal-relative:text;mso-position-vertical-relative:text" arcsize="10923f" fillcolor="#4f81bd [3204]" strokecolor="#76923c [2406]" strokeweight="3pt">
                    <v:fill opacity="0"/>
                    <v:shadow type="perspective" color="#243f60 [1604]" opacity=".5" offset="1pt" offset2="-1pt"/>
                  </v:roundrect>
                </w:pict>
              </w:r>
            </w:del>
            <w:r w:rsidR="005A1B97"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575F1ACF" w14:textId="2BA51057" w:rsidR="005A1B97" w:rsidRDefault="001B28E4" w:rsidP="008C7068">
            <w:pPr>
              <w:rPr>
                <w:lang w:val="en-US"/>
              </w:rPr>
            </w:pPr>
            <w:del w:id="362" w:author="Emma Macháčová" w:date="2020-10-21T00:23:00Z">
              <w:r w:rsidDel="00405984">
                <w:rPr>
                  <w:lang w:val="en-US"/>
                </w:rPr>
                <w:delText>1</w:delText>
              </w:r>
            </w:del>
            <w:ins w:id="363" w:author="Emma Macháčová" w:date="2020-10-21T00:23:00Z">
              <w:r w:rsidR="00405984">
                <w:rPr>
                  <w:lang w:val="en-US"/>
                </w:rPr>
                <w:t>0</w:t>
              </w:r>
            </w:ins>
          </w:p>
        </w:tc>
        <w:tc>
          <w:tcPr>
            <w:tcW w:w="1490" w:type="dxa"/>
          </w:tcPr>
          <w:p w14:paraId="7694554E" w14:textId="75B261C7" w:rsidR="005A1B97" w:rsidRDefault="00405984" w:rsidP="001B28E4">
            <w:pPr>
              <w:rPr>
                <w:lang w:val="en-US"/>
              </w:rPr>
            </w:pPr>
            <w:ins w:id="364" w:author="Emma Macháčová" w:date="2020-10-21T00:24:00Z">
              <w:r>
                <w:pict w14:anchorId="0B50E01D">
                  <v:roundrect id="_x0000_s1091" style="position:absolute;margin-left:-3.75pt;margin-top:.4pt;width:147.9pt;height:58.8pt;z-index:251712512;mso-position-horizontal-relative:text;mso-position-vertical-relative:text" arcsize="10923f" fillcolor="#4f81bd [3204]" strokecolor="#ccc0d9 [1303]" strokeweight="3pt">
                    <v:fill opacity="0"/>
                    <v:shadow type="perspective" color="#243f60 [1604]" opacity=".5" offset="1pt" offset2="-1pt"/>
                  </v:roundrect>
                </w:pict>
              </w:r>
            </w:ins>
            <w:del w:id="365" w:author="Emma Macháčová" w:date="2020-10-21T00:23:00Z">
              <w:r w:rsidR="009209D3" w:rsidDel="00405984">
                <w:pict w14:anchorId="38B26318">
                  <v:roundrect id="_x0000_s1080" style="position:absolute;margin-left:-3.75pt;margin-top:.35pt;width:108.75pt;height:55.5pt;z-index:251701248;mso-position-horizontal-relative:text;mso-position-vertical-relative:text" arcsize="10923f" fillcolor="#4f81bd [3204]" strokecolor="#8db3e2 [1311]" strokeweight="3pt">
                    <v:fill opacity="0"/>
                    <v:shadow type="perspective" color="#243f60 [1604]" opacity=".5" offset="1pt" offset2="-1pt"/>
                  </v:roundrect>
                </w:pict>
              </w:r>
            </w:del>
            <w:r w:rsidR="001B28E4">
              <w:rPr>
                <w:lang w:val="en-US"/>
              </w:rPr>
              <w:t>1</w:t>
            </w:r>
          </w:p>
        </w:tc>
        <w:tc>
          <w:tcPr>
            <w:tcW w:w="1490" w:type="dxa"/>
          </w:tcPr>
          <w:p w14:paraId="339996EF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5A1B97" w14:paraId="5F239D08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05A15C3A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A5BDBCA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510B8922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4298B265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7700ACBF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6FF01657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68960AA7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5A1B97" w14:paraId="51435BBB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44C191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266C6C3E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28813FFF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0180D954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471E2E20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6BDC6DD2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026E01B0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5A1B97" w14:paraId="37836DAD" w14:textId="77777777" w:rsidTr="005A1B97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202307E1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83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7AF1FF47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30DB3E01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65E685E7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57ABCB14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749AA823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90" w:type="dxa"/>
          </w:tcPr>
          <w:p w14:paraId="6C3139CD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</w:tbl>
    <w:p w14:paraId="48135798" w14:textId="14400A10" w:rsidR="005A1B97" w:rsidRPr="00E171BB" w:rsidRDefault="001B28E4" w:rsidP="005A1B97">
      <w:pPr>
        <w:pStyle w:val="Obyajntext"/>
        <w:jc w:val="center"/>
        <w:rPr>
          <w:ins w:id="366" w:author="Emma Macháčová" w:date="2020-10-21T00:24:00Z"/>
          <w:rFonts w:ascii="Times New Roman" w:hAnsi="Times New Roman"/>
          <w:sz w:val="24"/>
          <w:lang w:val="sk-SK"/>
          <w:rPrChange w:id="367" w:author="Emma Macháčová" w:date="2020-10-21T00:24:00Z">
            <w:rPr>
              <w:ins w:id="368" w:author="Emma Macháčová" w:date="2020-10-21T00:24:00Z"/>
              <w:rFonts w:ascii="Times New Roman" w:hAnsi="Times New Roman"/>
              <w:sz w:val="24"/>
              <w:lang w:val="sk-SK"/>
            </w:rPr>
          </w:rPrChange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K2=</m:t>
          </m:r>
          <m:acc>
            <m:accPr>
              <m:chr m:val="̅"/>
              <m:ctrlPr>
                <w:del w:id="369" w:author="Emma Macháčová" w:date="2020-10-21T00:24:00Z">
                  <w:rPr>
                    <w:rFonts w:ascii="Cambria Math" w:hAnsi="Cambria Math"/>
                    <w:i/>
                    <w:sz w:val="24"/>
                    <w:lang w:val="sk-SK"/>
                  </w:rPr>
                </w:del>
              </m:ctrlPr>
            </m:accPr>
            <m:e>
              <m:r>
                <w:del w:id="370" w:author="Emma Macháčová" w:date="2020-10-21T00:24:00Z">
                  <w:rPr>
                    <w:rFonts w:ascii="Cambria Math" w:hAnsi="Cambria Math"/>
                    <w:sz w:val="24"/>
                    <w:lang w:val="sk-SK"/>
                  </w:rPr>
                  <m:t>X</m:t>
                </w:del>
              </m:r>
            </m:e>
          </m:acc>
          <m:r>
            <w:del w:id="371" w:author="Emma Macháčová" w:date="2020-10-21T00:24:00Z">
              <w:rPr>
                <w:rFonts w:ascii="Cambria Math" w:hAnsi="Cambria Math"/>
                <w:sz w:val="24"/>
                <w:lang w:val="sk-SK"/>
              </w:rPr>
              <m:t>+Z3</m:t>
            </w:del>
          </m:r>
          <m:r>
            <w:ins w:id="372" w:author="Emma Macháčová" w:date="2020-10-21T00:24:00Z">
              <w:rPr>
                <w:rFonts w:ascii="Cambria Math" w:hAnsi="Cambria Math"/>
                <w:sz w:val="24"/>
                <w:lang w:val="sk-SK"/>
              </w:rPr>
              <m:t>Z3</m:t>
            </w:ins>
          </m:r>
        </m:oMath>
      </m:oMathPara>
    </w:p>
    <w:p w14:paraId="77CECA92" w14:textId="533E3D2C" w:rsidR="00E171BB" w:rsidRDefault="00E171BB">
      <w:pPr>
        <w:spacing w:after="200" w:line="276" w:lineRule="auto"/>
        <w:rPr>
          <w:ins w:id="373" w:author="Emma Macháčová" w:date="2020-10-21T00:24:00Z"/>
          <w:noProof w:val="0"/>
          <w:szCs w:val="20"/>
          <w:lang w:eastAsia="en-US"/>
        </w:rPr>
      </w:pPr>
      <w:ins w:id="374" w:author="Emma Macháčová" w:date="2020-10-21T00:24:00Z">
        <w:r>
          <w:br w:type="page"/>
        </w:r>
      </w:ins>
    </w:p>
    <w:p w14:paraId="15BD9DD3" w14:textId="265C5D27" w:rsidR="00E171BB" w:rsidRPr="005A1B97" w:rsidDel="00E171BB" w:rsidRDefault="00E171BB" w:rsidP="005A1B97">
      <w:pPr>
        <w:pStyle w:val="Obyajntext"/>
        <w:jc w:val="center"/>
        <w:rPr>
          <w:del w:id="375" w:author="Emma Macháčová" w:date="2020-10-21T00:24:00Z"/>
          <w:rFonts w:ascii="Times New Roman" w:hAnsi="Times New Roman"/>
          <w:sz w:val="24"/>
          <w:lang w:val="sk-SK"/>
        </w:rPr>
      </w:pPr>
    </w:p>
    <w:p w14:paraId="29144294" w14:textId="406E6F2B" w:rsidR="005A1B97" w:rsidDel="00E171BB" w:rsidRDefault="005A1B97" w:rsidP="005A1B97">
      <w:pPr>
        <w:pStyle w:val="Obyajntext"/>
        <w:jc w:val="center"/>
        <w:rPr>
          <w:del w:id="376" w:author="Emma Macháčová" w:date="2020-10-21T00:24:00Z"/>
          <w:rFonts w:ascii="Times New Roman" w:hAnsi="Times New Roman"/>
          <w:b/>
          <w:sz w:val="24"/>
          <w:lang w:val="sk-SK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83"/>
        <w:gridCol w:w="245"/>
        <w:gridCol w:w="1489"/>
        <w:gridCol w:w="1489"/>
        <w:gridCol w:w="1490"/>
        <w:gridCol w:w="1490"/>
      </w:tblGrid>
      <w:tr w:rsidR="005A1B97" w14:paraId="524B3279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094AF1E0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1B2DC424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45CA6189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00C910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7D254FC0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B716327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7F58DBB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2AA7F8C1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29DC293F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7E270ED4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3B70DD04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73DBC1FC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0ADD117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373B329A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75111037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2E9A9491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08FED7D0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33A9F5EB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1A4C0A6C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723880BC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7CAFB2A4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7B6531A4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742E485A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</w:tr>
      <w:tr w:rsidR="005A1B97" w14:paraId="72588611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7B42397E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36A4872B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60E241C7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6302623B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89" w:type="dxa"/>
          </w:tcPr>
          <w:p w14:paraId="6D7F63B2" w14:textId="313DB72A" w:rsidR="005A1B97" w:rsidRDefault="00E171BB" w:rsidP="008C7068">
            <w:pPr>
              <w:rPr>
                <w:lang w:val="en-US"/>
              </w:rPr>
            </w:pPr>
            <w:ins w:id="377" w:author="Emma Macháčová" w:date="2020-10-21T00:25:00Z">
              <w:r>
                <w:pict w14:anchorId="2E907027">
                  <v:roundrect id="_x0000_s1092" style="position:absolute;margin-left:-4pt;margin-top:1pt;width:145.3pt;height:27.05pt;z-index:251713536;mso-position-horizontal-relative:text;mso-position-vertical-relative:text" arcsize="10923f" fillcolor="#c0504d [3205]" strokecolor="#938953 [1614]" strokeweight="3pt">
                    <v:fill opacity="0"/>
                    <v:shadow type="perspective" color="#622423 [1605]" opacity=".5" offset="1pt" offset2="-1pt"/>
                  </v:roundrect>
                </w:pict>
              </w:r>
            </w:ins>
            <w:del w:id="378" w:author="Emma Macháčová" w:date="2020-10-21T00:25:00Z">
              <w:r w:rsidR="005A1B97" w:rsidDel="00E171BB">
                <w:rPr>
                  <w:lang w:val="en-US"/>
                </w:rPr>
                <w:delText>0</w:delText>
              </w:r>
            </w:del>
            <w:ins w:id="379" w:author="Emma Macháčová" w:date="2020-10-21T00:25:00Z">
              <w:r>
                <w:rPr>
                  <w:lang w:val="en-US"/>
                </w:rPr>
                <w:t>1</w:t>
              </w:r>
            </w:ins>
          </w:p>
        </w:tc>
        <w:tc>
          <w:tcPr>
            <w:tcW w:w="1490" w:type="dxa"/>
          </w:tcPr>
          <w:p w14:paraId="4B20A3F1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3E3E2D31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5A1B97" w14:paraId="253727D6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491C2F23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9494062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6A37D44E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7AD892F8" w14:textId="676F3B2A" w:rsidR="005A1B97" w:rsidRDefault="00E171BB" w:rsidP="008C7068">
            <w:pPr>
              <w:rPr>
                <w:lang w:val="en-US"/>
              </w:rPr>
            </w:pPr>
            <w:r>
              <w:pict w14:anchorId="2E907027">
                <v:roundrect id="_x0000_s1082" style="position:absolute;margin-left:-3.95pt;margin-top:1.65pt;width:284.1pt;height:23.25pt;z-index:251704320;mso-position-horizontal-relative:text;mso-position-vertical-relative:text" arcsize="10923f" fillcolor="#c0504d [3205]" strokecolor="#ffc000" strokeweight="3pt">
                  <v:fill opacity="0"/>
                  <v:shadow type="perspective" color="#622423 [1605]" opacity=".5" offset="1pt" offset2="-1pt"/>
                </v:roundrect>
              </w:pict>
            </w:r>
            <w:del w:id="380" w:author="Emma Macháčová" w:date="2020-10-21T00:25:00Z">
              <w:r w:rsidR="00A0751F" w:rsidDel="00E171BB">
                <w:rPr>
                  <w:lang w:val="en-US"/>
                </w:rPr>
                <w:delText>0</w:delText>
              </w:r>
            </w:del>
            <w:ins w:id="381" w:author="Emma Macháčová" w:date="2020-10-21T00:25:00Z">
              <w:r>
                <w:rPr>
                  <w:lang w:val="en-US"/>
                </w:rPr>
                <w:t>1</w:t>
              </w:r>
            </w:ins>
          </w:p>
        </w:tc>
        <w:tc>
          <w:tcPr>
            <w:tcW w:w="1489" w:type="dxa"/>
          </w:tcPr>
          <w:p w14:paraId="618B1DBE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3100E05C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09ABF733" w14:textId="2038533E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5A1B97" w14:paraId="7CF11BD9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FFFFB15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2A503344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61CB7AF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563A1A18" w14:textId="52CD5523" w:rsidR="005A1B97" w:rsidRDefault="00E171BB" w:rsidP="008C7068">
            <w:pPr>
              <w:rPr>
                <w:lang w:val="en-US"/>
              </w:rPr>
            </w:pPr>
            <w:ins w:id="382" w:author="Emma Macháčová" w:date="2020-10-21T00:26:00Z">
              <w:r>
                <w:rPr>
                  <w:lang w:val="en-US"/>
                </w:rPr>
                <w:pict w14:anchorId="0BF9CD1C">
                  <v:shapetype id="_x0000_t85" coordsize="21600,21600" o:spt="85" adj="1800" path="m21600,qx0@0l0@1qy21600,21600e" filled="f">
                    <v:formulas>
                      <v:f eqn="val #0"/>
                      <v:f eqn="sum 21600 0 #0"/>
                      <v:f eqn="prod #0 9598 32768"/>
                      <v:f eqn="sum 21600 0 @2"/>
                    </v:formulas>
                    <v:path arrowok="t" gradientshapeok="t" o:connecttype="custom" o:connectlocs="21600,0;0,10800;21600,21600" textboxrect="6326,@2,21600,@3"/>
                    <v:handles>
                      <v:h position="topLeft,#0" yrange="0,10800"/>
                    </v:handles>
                  </v:shapetype>
                  <v:shape id="_x0000_s1094" type="#_x0000_t85" style="position:absolute;margin-left:-3.95pt;margin-top:1.25pt;width:73.4pt;height:24.95pt;rotation:180;z-index:251715584;mso-position-horizontal-relative:text;mso-position-vertical-relative:text" strokeweight="2.25pt"/>
                </w:pict>
              </w:r>
            </w:ins>
            <w:r w:rsidR="005A1B97">
              <w:rPr>
                <w:lang w:val="en-US"/>
              </w:rPr>
              <w:t>1</w:t>
            </w:r>
          </w:p>
        </w:tc>
        <w:tc>
          <w:tcPr>
            <w:tcW w:w="1489" w:type="dxa"/>
          </w:tcPr>
          <w:p w14:paraId="0E07F0ED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61B25E48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12D7D41D" w14:textId="69F84889" w:rsidR="005A1B97" w:rsidRDefault="00E171BB" w:rsidP="008C7068">
            <w:pPr>
              <w:rPr>
                <w:lang w:val="en-US"/>
              </w:rPr>
            </w:pPr>
            <w:r>
              <w:rPr>
                <w:lang w:val="en-US"/>
              </w:rPr>
              <w:pict w14:anchorId="0BF9CD1C">
                <v:shape id="_x0000_s1093" type="#_x0000_t85" style="position:absolute;margin-left:-4.8pt;margin-top:1.25pt;width:73.4pt;height:24.95pt;z-index:251714560;mso-position-horizontal-relative:text;mso-position-vertical-relative:text" strokeweight="2.25pt"/>
              </w:pict>
            </w:r>
            <w:r w:rsidR="005A1B97">
              <w:rPr>
                <w:lang w:val="en-US"/>
              </w:rPr>
              <w:t>X</w:t>
            </w:r>
          </w:p>
        </w:tc>
      </w:tr>
      <w:tr w:rsidR="005A1B97" w14:paraId="5D5D9B33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8C64054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83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789EB0F3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7AF763B1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7FB88298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89" w:type="dxa"/>
          </w:tcPr>
          <w:p w14:paraId="647706D0" w14:textId="6BBC1D96" w:rsidR="005A1B97" w:rsidRDefault="005A1B97" w:rsidP="008C7068">
            <w:pPr>
              <w:rPr>
                <w:lang w:val="en-US"/>
              </w:rPr>
            </w:pPr>
            <w:del w:id="383" w:author="Emma Macháčová" w:date="2020-10-21T00:25:00Z">
              <w:r w:rsidDel="00E171BB">
                <w:rPr>
                  <w:lang w:val="en-US"/>
                </w:rPr>
                <w:delText>1</w:delText>
              </w:r>
            </w:del>
            <w:ins w:id="384" w:author="Emma Macháčová" w:date="2020-10-21T00:25:00Z">
              <w:r w:rsidR="00E171BB">
                <w:rPr>
                  <w:lang w:val="en-US"/>
                </w:rPr>
                <w:t>0</w:t>
              </w:r>
            </w:ins>
          </w:p>
        </w:tc>
        <w:tc>
          <w:tcPr>
            <w:tcW w:w="1490" w:type="dxa"/>
          </w:tcPr>
          <w:p w14:paraId="454D54AB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42B60EAB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</w:tbl>
    <w:p w14:paraId="6B17CEA3" w14:textId="45AABE62" w:rsidR="005A1B97" w:rsidRPr="005A1B97" w:rsidRDefault="001B28E4" w:rsidP="005A1B97">
      <w:pPr>
        <w:pStyle w:val="Obyajntext"/>
        <w:jc w:val="center"/>
        <w:rPr>
          <w:rFonts w:ascii="Times New Roman" w:hAnsi="Times New Roman"/>
          <w:sz w:val="24"/>
          <w:lang w:val="sk-SK"/>
        </w:rPr>
      </w:pPr>
      <m:oMathPara>
        <m:oMath>
          <m:r>
            <w:rPr>
              <w:rFonts w:ascii="Cambria Math" w:hAnsi="Cambria Math"/>
              <w:sz w:val="24"/>
              <w:lang w:val="sk-SK"/>
            </w:rPr>
            <m:t>J3=</m:t>
          </m:r>
          <m:r>
            <w:ins w:id="385" w:author="Emma Macháčová" w:date="2020-10-21T00:26:00Z">
              <w:rPr>
                <w:rFonts w:ascii="Cambria Math" w:hAnsi="Cambria Math"/>
                <w:sz w:val="24"/>
                <w:lang w:val="sk-SK"/>
              </w:rPr>
              <m:t>Z2*!X+Z1+!Z2*X</m:t>
            </w:ins>
          </m:r>
          <m:r>
            <w:del w:id="386" w:author="Emma Macháčová" w:date="2020-10-21T00:26:00Z">
              <w:rPr>
                <w:rFonts w:ascii="Cambria Math" w:hAnsi="Cambria Math"/>
                <w:sz w:val="24"/>
                <w:lang w:val="sk-SK"/>
              </w:rPr>
              <m:t>X</m:t>
            </w:del>
          </m:r>
        </m:oMath>
      </m:oMathPara>
    </w:p>
    <w:p w14:paraId="0B5F3EA0" w14:textId="34411FA0" w:rsidR="005A1B97" w:rsidRDefault="005A1B97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83"/>
        <w:gridCol w:w="245"/>
        <w:gridCol w:w="1489"/>
        <w:gridCol w:w="1489"/>
        <w:gridCol w:w="1490"/>
        <w:gridCol w:w="1490"/>
      </w:tblGrid>
      <w:tr w:rsidR="005A1B97" w14:paraId="0EDFACA8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5FF239E5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6AA3E1C0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2C18819B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4330DEA4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44DA106C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CB4C6B6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E383F42" w14:textId="77777777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395E13EC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35EF6F2A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3D8878B2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378B27B8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707F9CA0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AA89DB5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Z2</w:t>
            </w: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61B7250F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A159767" w14:textId="71DA8684" w:rsidR="005A1B97" w:rsidRDefault="005A1B97" w:rsidP="008C7068">
            <w:pPr>
              <w:rPr>
                <w:lang w:val="en-US"/>
              </w:rPr>
            </w:pPr>
          </w:p>
        </w:tc>
      </w:tr>
      <w:tr w:rsidR="005A1B97" w14:paraId="4AAD9201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692F25D7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50CB9287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</w:tcPr>
          <w:p w14:paraId="2CC134B0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nil"/>
              <w:left w:val="nil"/>
              <w:right w:val="nil"/>
            </w:tcBorders>
          </w:tcPr>
          <w:p w14:paraId="0B0F1025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89" w:type="dxa"/>
            <w:tcBorders>
              <w:top w:val="single" w:sz="12" w:space="0" w:color="auto"/>
              <w:left w:val="nil"/>
              <w:right w:val="nil"/>
            </w:tcBorders>
          </w:tcPr>
          <w:p w14:paraId="5BEB0480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single" w:sz="12" w:space="0" w:color="auto"/>
              <w:left w:val="nil"/>
              <w:right w:val="nil"/>
            </w:tcBorders>
          </w:tcPr>
          <w:p w14:paraId="62189104" w14:textId="77777777" w:rsidR="005A1B97" w:rsidRPr="00765100" w:rsidRDefault="005A1B97" w:rsidP="008C7068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490" w:type="dxa"/>
            <w:tcBorders>
              <w:top w:val="nil"/>
              <w:left w:val="nil"/>
              <w:right w:val="nil"/>
            </w:tcBorders>
          </w:tcPr>
          <w:p w14:paraId="63804395" w14:textId="47F335FC" w:rsidR="005A1B97" w:rsidRPr="00765100" w:rsidRDefault="00696CE5" w:rsidP="008C7068">
            <w:pPr>
              <w:rPr>
                <w:sz w:val="2"/>
                <w:szCs w:val="2"/>
                <w:lang w:val="en-US"/>
              </w:rPr>
            </w:pPr>
            <w:ins w:id="387" w:author="Emma Macháčová" w:date="2020-10-21T00:27:00Z">
              <w:r>
                <w:rPr>
                  <w:lang w:val="en-US"/>
                </w:rPr>
                <w:pict w14:anchorId="0BF9CD1C">
                  <v:shape id="_x0000_s1096" type="#_x0000_t85" style="position:absolute;margin-left:.2pt;margin-top:-4.9pt;width:14.25pt;height:24.95pt;rotation:270;z-index:251717632;mso-position-horizontal-relative:text;mso-position-vertical-relative:text" strokecolor="#548dd4 [1951]" strokeweight="2.25pt"/>
                </w:pict>
              </w:r>
            </w:ins>
          </w:p>
        </w:tc>
      </w:tr>
      <w:tr w:rsidR="005A1B97" w14:paraId="671F181F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7FC71942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14:paraId="14210492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51B917CD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44D2E73E" w14:textId="41670295" w:rsidR="005A1B97" w:rsidRDefault="00696CE5" w:rsidP="008C7068">
            <w:pPr>
              <w:rPr>
                <w:lang w:val="en-US"/>
              </w:rPr>
            </w:pPr>
            <w:r>
              <w:pict w14:anchorId="762B593D">
                <v:roundrect id="_x0000_s1083" style="position:absolute;margin-left:-3.2pt;margin-top:.25pt;width:292.75pt;height:25.3pt;z-index:251706368;mso-position-horizontal-relative:text;mso-position-vertical-relative:text" arcsize="10923f" fillcolor="#4f81bd [3204]" strokecolor="#76923c [2406]" strokeweight="3pt">
                  <v:fill opacity="0"/>
                  <v:shadow type="perspective" color="#243f60 [1604]" opacity=".5" offset="1pt" offset2="-1pt"/>
                </v:roundrect>
              </w:pict>
            </w:r>
            <w:r w:rsidR="005A1B97"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69FE1235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530D6F8B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90" w:type="dxa"/>
          </w:tcPr>
          <w:p w14:paraId="457CFDBD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A1B97" w14:paraId="50EEB4EC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14:paraId="2EED3CA6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E3C688C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Z1</w:t>
            </w: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4E839E32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2A58CE1D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2BE8023B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7EAA6726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6A441536" w14:textId="6517601B" w:rsidR="005A1B97" w:rsidRDefault="005A1B97" w:rsidP="008C7068">
            <w:pPr>
              <w:rPr>
                <w:lang w:val="en-US"/>
              </w:rPr>
            </w:pPr>
            <w:del w:id="388" w:author="Emma Macháčová" w:date="2020-10-21T00:26:00Z">
              <w:r w:rsidDel="00696CE5">
                <w:rPr>
                  <w:lang w:val="en-US"/>
                </w:rPr>
                <w:delText>X</w:delText>
              </w:r>
            </w:del>
            <w:ins w:id="389" w:author="Emma Macháčová" w:date="2020-10-21T00:26:00Z">
              <w:r w:rsidR="00696CE5">
                <w:rPr>
                  <w:lang w:val="en-US"/>
                </w:rPr>
                <w:t>1</w:t>
              </w:r>
            </w:ins>
          </w:p>
        </w:tc>
      </w:tr>
      <w:tr w:rsidR="005A1B97" w14:paraId="44A7C5EA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09FA8AF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48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38173171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single" w:sz="12" w:space="0" w:color="auto"/>
              <w:bottom w:val="nil"/>
            </w:tcBorders>
          </w:tcPr>
          <w:p w14:paraId="6CD09D3B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1A2CD0D4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44541A2D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697CFCEC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7AFFDBFF" w14:textId="28A0D250" w:rsidR="005A1B97" w:rsidRDefault="005A1B97" w:rsidP="008C7068">
            <w:pPr>
              <w:rPr>
                <w:lang w:val="en-US"/>
              </w:rPr>
            </w:pPr>
            <w:del w:id="390" w:author="Emma Macháčová" w:date="2020-10-21T00:26:00Z">
              <w:r w:rsidDel="00696CE5">
                <w:rPr>
                  <w:lang w:val="en-US"/>
                </w:rPr>
                <w:delText>X</w:delText>
              </w:r>
            </w:del>
            <w:ins w:id="391" w:author="Emma Macháčová" w:date="2020-10-21T00:26:00Z">
              <w:r w:rsidR="00696CE5">
                <w:rPr>
                  <w:lang w:val="en-US"/>
                </w:rPr>
                <w:t>0</w:t>
              </w:r>
            </w:ins>
          </w:p>
        </w:tc>
      </w:tr>
      <w:tr w:rsidR="005A1B97" w14:paraId="27D67C8C" w14:textId="77777777" w:rsidTr="001B28E4">
        <w:trPr>
          <w:jc w:val="center"/>
        </w:trPr>
        <w:tc>
          <w:tcPr>
            <w:tcW w:w="419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3607AA5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83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74E0792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</w:tcBorders>
          </w:tcPr>
          <w:p w14:paraId="67856126" w14:textId="77777777" w:rsidR="005A1B97" w:rsidRDefault="005A1B97" w:rsidP="008C7068">
            <w:pPr>
              <w:rPr>
                <w:lang w:val="en-US"/>
              </w:rPr>
            </w:pPr>
          </w:p>
        </w:tc>
        <w:tc>
          <w:tcPr>
            <w:tcW w:w="1489" w:type="dxa"/>
          </w:tcPr>
          <w:p w14:paraId="02ECEB57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89" w:type="dxa"/>
          </w:tcPr>
          <w:p w14:paraId="560D17BC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90" w:type="dxa"/>
          </w:tcPr>
          <w:p w14:paraId="4F546ACE" w14:textId="77777777" w:rsidR="005A1B97" w:rsidRDefault="005A1B97" w:rsidP="008C706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90" w:type="dxa"/>
          </w:tcPr>
          <w:p w14:paraId="749233B4" w14:textId="1C321242" w:rsidR="005A1B97" w:rsidRDefault="00696CE5" w:rsidP="008C7068">
            <w:pPr>
              <w:rPr>
                <w:lang w:val="en-US"/>
              </w:rPr>
            </w:pPr>
            <w:ins w:id="392" w:author="Emma Macháčová" w:date="2020-10-21T00:27:00Z">
              <w:r>
                <w:rPr>
                  <w:lang w:val="en-US"/>
                </w:rPr>
                <w:pict w14:anchorId="0BF9CD1C">
                  <v:shape id="_x0000_s1095" type="#_x0000_t85" style="position:absolute;margin-left:.55pt;margin-top:-4.55pt;width:14.25pt;height:24.95pt;rotation:90;z-index:251716608;mso-position-horizontal-relative:text;mso-position-vertical-relative:text" strokecolor="#548dd4 [1951]" strokeweight="2.25pt"/>
                </w:pict>
              </w:r>
            </w:ins>
            <w:del w:id="393" w:author="Emma Macháčová" w:date="2020-10-21T00:27:00Z">
              <w:r w:rsidR="005A1B97" w:rsidDel="00696CE5">
                <w:rPr>
                  <w:lang w:val="en-US"/>
                </w:rPr>
                <w:delText>0</w:delText>
              </w:r>
            </w:del>
            <w:ins w:id="394" w:author="Emma Macháčová" w:date="2020-10-21T00:27:00Z">
              <w:r>
                <w:rPr>
                  <w:lang w:val="en-US"/>
                </w:rPr>
                <w:t>1</w:t>
              </w:r>
            </w:ins>
          </w:p>
        </w:tc>
      </w:tr>
    </w:tbl>
    <w:p w14:paraId="6A74DFF2" w14:textId="0626D90D" w:rsidR="005A1B97" w:rsidRDefault="001B28E4" w:rsidP="005A1B97">
      <w:pPr>
        <w:pStyle w:val="Obyajntext"/>
        <w:jc w:val="center"/>
        <w:rPr>
          <w:rFonts w:ascii="Times New Roman" w:hAnsi="Times New Roman"/>
          <w:b/>
          <w:sz w:val="24"/>
          <w:lang w:val="sk-SK"/>
        </w:rPr>
      </w:pPr>
      <m:oMath>
        <m:r>
          <w:rPr>
            <w:rFonts w:ascii="Cambria Math" w:hAnsi="Cambria Math"/>
            <w:sz w:val="24"/>
            <w:lang w:val="sk-SK"/>
          </w:rPr>
          <m:t>K3=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lang w:val="sk-SK"/>
              </w:rPr>
            </m:ctrlPr>
          </m:accPr>
          <m:e>
            <m:r>
              <w:rPr>
                <w:rFonts w:ascii="Cambria Math" w:hAnsi="Cambria Math"/>
                <w:sz w:val="24"/>
                <w:lang w:val="sk-SK"/>
              </w:rPr>
              <m:t>X</m:t>
            </m:r>
          </m:e>
        </m:acc>
      </m:oMath>
      <w:ins w:id="395" w:author="Emma Macháčová" w:date="2020-10-21T00:28:00Z">
        <w:r w:rsidR="00696CE5">
          <w:rPr>
            <w:rFonts w:ascii="Times New Roman" w:hAnsi="Times New Roman"/>
            <w:sz w:val="24"/>
            <w:lang w:val="sk-SK"/>
          </w:rPr>
          <w:t xml:space="preserve"> +Z3* !Z1* !Z2</w:t>
        </w:r>
      </w:ins>
    </w:p>
    <w:p w14:paraId="20C045FF" w14:textId="77777777" w:rsidR="005A1B97" w:rsidRPr="00A00990" w:rsidRDefault="005A1B97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</w:p>
    <w:p w14:paraId="178F38A2" w14:textId="77777777" w:rsidR="009209D3" w:rsidRDefault="009209D3">
      <w:pPr>
        <w:spacing w:after="200" w:line="276" w:lineRule="auto"/>
        <w:rPr>
          <w:ins w:id="396" w:author="Emma Macháčová" w:date="2020-10-20T20:04:00Z"/>
          <w:b/>
          <w:noProof w:val="0"/>
          <w:szCs w:val="20"/>
          <w:lang w:eastAsia="en-US"/>
        </w:rPr>
      </w:pPr>
      <w:ins w:id="397" w:author="Emma Macháčová" w:date="2020-10-20T20:04:00Z">
        <w:r>
          <w:rPr>
            <w:b/>
          </w:rPr>
          <w:br w:type="page"/>
        </w:r>
      </w:ins>
    </w:p>
    <w:p w14:paraId="0B49FD84" w14:textId="3CB087E9" w:rsidR="00381B1B" w:rsidRDefault="00A00990" w:rsidP="00381B1B">
      <w:pPr>
        <w:pStyle w:val="Obyajntext"/>
        <w:rPr>
          <w:ins w:id="398" w:author="Emma Macháčová" w:date="2020-10-21T00:28:00Z"/>
          <w:rFonts w:ascii="Times New Roman" w:hAnsi="Times New Roman"/>
          <w:b/>
          <w:sz w:val="24"/>
          <w:lang w:val="sk-SK"/>
        </w:rPr>
      </w:pPr>
      <w:r w:rsidRPr="001B28E4">
        <w:rPr>
          <w:rFonts w:ascii="Times New Roman" w:hAnsi="Times New Roman"/>
          <w:b/>
          <w:sz w:val="24"/>
          <w:lang w:val="sk-SK"/>
        </w:rPr>
        <w:t>Espresso</w:t>
      </w:r>
    </w:p>
    <w:tbl>
      <w:tblPr>
        <w:tblStyle w:val="Mriekatabu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99" w:author="Emma Macháčová" w:date="2020-10-21T00:31:00Z">
          <w:tblPr>
            <w:tblStyle w:val="Mriekatabuky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06"/>
        <w:gridCol w:w="4606"/>
        <w:tblGridChange w:id="400">
          <w:tblGrid>
            <w:gridCol w:w="4606"/>
            <w:gridCol w:w="4606"/>
          </w:tblGrid>
        </w:tblGridChange>
      </w:tblGrid>
      <w:tr w:rsidR="00FD098C" w:rsidRPr="00FD098C" w14:paraId="055AB88F" w14:textId="77777777" w:rsidTr="00FD098C">
        <w:trPr>
          <w:ins w:id="401" w:author="Emma Macháčová" w:date="2020-10-21T00:28:00Z"/>
        </w:trPr>
        <w:tc>
          <w:tcPr>
            <w:tcW w:w="4606" w:type="dxa"/>
            <w:tcPrChange w:id="402" w:author="Emma Macháčová" w:date="2020-10-21T00:31:00Z">
              <w:tcPr>
                <w:tcW w:w="4606" w:type="dxa"/>
              </w:tcPr>
            </w:tcPrChange>
          </w:tcPr>
          <w:p w14:paraId="1EA919B6" w14:textId="29C8A4B3" w:rsidR="00FD098C" w:rsidRPr="00FD098C" w:rsidRDefault="00FD098C" w:rsidP="00FD098C">
            <w:pPr>
              <w:pStyle w:val="Obyajntext"/>
              <w:rPr>
                <w:ins w:id="403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04" w:author="Emma Macháčová" w:date="2020-10-21T00:31:00Z">
                  <w:rPr>
                    <w:ins w:id="405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06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07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 xml:space="preserve"># </w:t>
              </w:r>
            </w:ins>
            <w:ins w:id="408" w:author="Emma Macháčová" w:date="2020-10-21T00:29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09" w:author="Emma Macháčová" w:date="2020-10-21T00:31:00Z">
                    <w:rPr>
                      <w:rFonts w:ascii="Times New Roman" w:hAnsi="Times New Roman"/>
                      <w:bCs/>
                      <w:sz w:val="24"/>
                      <w:lang w:val="sk-SK"/>
                    </w:rPr>
                  </w:rPrChange>
                </w:rPr>
                <w:t>vstup</w:t>
              </w:r>
            </w:ins>
          </w:p>
          <w:p w14:paraId="584C218C" w14:textId="77777777" w:rsidR="00FD098C" w:rsidRPr="00FD098C" w:rsidRDefault="00FD098C" w:rsidP="00FD098C">
            <w:pPr>
              <w:pStyle w:val="Obyajntext"/>
              <w:rPr>
                <w:ins w:id="410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11" w:author="Emma Macháčová" w:date="2020-10-21T00:31:00Z">
                  <w:rPr>
                    <w:ins w:id="412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13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14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.i 4</w:t>
              </w:r>
            </w:ins>
          </w:p>
          <w:p w14:paraId="7BAFEE2B" w14:textId="77777777" w:rsidR="00FD098C" w:rsidRPr="00FD098C" w:rsidRDefault="00FD098C" w:rsidP="00FD098C">
            <w:pPr>
              <w:pStyle w:val="Obyajntext"/>
              <w:rPr>
                <w:ins w:id="415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16" w:author="Emma Macháčová" w:date="2020-10-21T00:31:00Z">
                  <w:rPr>
                    <w:ins w:id="417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18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19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.o 3</w:t>
              </w:r>
            </w:ins>
          </w:p>
          <w:p w14:paraId="2750E08F" w14:textId="77777777" w:rsidR="00FD098C" w:rsidRPr="00FD098C" w:rsidRDefault="00FD098C" w:rsidP="00FD098C">
            <w:pPr>
              <w:pStyle w:val="Obyajntext"/>
              <w:rPr>
                <w:ins w:id="420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21" w:author="Emma Macháčová" w:date="2020-10-21T00:31:00Z">
                  <w:rPr>
                    <w:ins w:id="422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23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24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.</w:t>
              </w:r>
              <w:proofErr w:type="spellStart"/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25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ilb</w:t>
              </w:r>
              <w:proofErr w:type="spellEnd"/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26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 xml:space="preserve"> x z1 z2 z3</w:t>
              </w:r>
            </w:ins>
          </w:p>
          <w:p w14:paraId="64C38804" w14:textId="77777777" w:rsidR="00FD098C" w:rsidRPr="00FD098C" w:rsidRDefault="00FD098C" w:rsidP="00FD098C">
            <w:pPr>
              <w:pStyle w:val="Obyajntext"/>
              <w:rPr>
                <w:ins w:id="427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28" w:author="Emma Macháčová" w:date="2020-10-21T00:31:00Z">
                  <w:rPr>
                    <w:ins w:id="429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30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31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.</w:t>
              </w:r>
              <w:proofErr w:type="spellStart"/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32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ob</w:t>
              </w:r>
              <w:proofErr w:type="spellEnd"/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33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 xml:space="preserve"> D1 D2 D3</w:t>
              </w:r>
            </w:ins>
          </w:p>
          <w:p w14:paraId="3C45F8E4" w14:textId="77777777" w:rsidR="00FD098C" w:rsidRPr="00FD098C" w:rsidRDefault="00FD098C" w:rsidP="00FD098C">
            <w:pPr>
              <w:pStyle w:val="Obyajntext"/>
              <w:rPr>
                <w:ins w:id="434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35" w:author="Emma Macháčová" w:date="2020-10-21T00:31:00Z">
                  <w:rPr>
                    <w:ins w:id="436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37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38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 xml:space="preserve">.type </w:t>
              </w:r>
              <w:proofErr w:type="spellStart"/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39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fr</w:t>
              </w:r>
              <w:proofErr w:type="spellEnd"/>
            </w:ins>
          </w:p>
          <w:p w14:paraId="636A0AD5" w14:textId="77777777" w:rsidR="00FD098C" w:rsidRPr="00FD098C" w:rsidRDefault="00FD098C" w:rsidP="00FD098C">
            <w:pPr>
              <w:pStyle w:val="Obyajntext"/>
              <w:rPr>
                <w:ins w:id="440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41" w:author="Emma Macháčová" w:date="2020-10-21T00:31:00Z">
                  <w:rPr>
                    <w:ins w:id="442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43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44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.p 12</w:t>
              </w:r>
            </w:ins>
          </w:p>
          <w:p w14:paraId="762E7C92" w14:textId="77777777" w:rsidR="00FD098C" w:rsidRPr="00FD098C" w:rsidRDefault="00FD098C" w:rsidP="00FD098C">
            <w:pPr>
              <w:pStyle w:val="Obyajntext"/>
              <w:rPr>
                <w:ins w:id="445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46" w:author="Emma Macháčová" w:date="2020-10-21T00:31:00Z">
                  <w:rPr>
                    <w:ins w:id="447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48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49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0000 000</w:t>
              </w:r>
            </w:ins>
          </w:p>
          <w:p w14:paraId="706DDC28" w14:textId="77777777" w:rsidR="00FD098C" w:rsidRPr="00FD098C" w:rsidRDefault="00FD098C" w:rsidP="00FD098C">
            <w:pPr>
              <w:pStyle w:val="Obyajntext"/>
              <w:rPr>
                <w:ins w:id="450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51" w:author="Emma Macháčová" w:date="2020-10-21T00:31:00Z">
                  <w:rPr>
                    <w:ins w:id="452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53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54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0010 011</w:t>
              </w:r>
            </w:ins>
          </w:p>
          <w:p w14:paraId="41A3D2C2" w14:textId="77777777" w:rsidR="00FD098C" w:rsidRPr="00FD098C" w:rsidRDefault="00FD098C" w:rsidP="00FD098C">
            <w:pPr>
              <w:pStyle w:val="Obyajntext"/>
              <w:rPr>
                <w:ins w:id="455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56" w:author="Emma Macháčová" w:date="2020-10-21T00:31:00Z">
                  <w:rPr>
                    <w:ins w:id="457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58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59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0011 100</w:t>
              </w:r>
            </w:ins>
          </w:p>
          <w:p w14:paraId="44D9296E" w14:textId="77777777" w:rsidR="00FD098C" w:rsidRPr="00FD098C" w:rsidRDefault="00FD098C" w:rsidP="00FD098C">
            <w:pPr>
              <w:pStyle w:val="Obyajntext"/>
              <w:rPr>
                <w:ins w:id="460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61" w:author="Emma Macháčová" w:date="2020-10-21T00:31:00Z">
                  <w:rPr>
                    <w:ins w:id="462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63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64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0001 000</w:t>
              </w:r>
            </w:ins>
          </w:p>
          <w:p w14:paraId="5A172957" w14:textId="77777777" w:rsidR="00FD098C" w:rsidRPr="00FD098C" w:rsidRDefault="00FD098C" w:rsidP="00FD098C">
            <w:pPr>
              <w:pStyle w:val="Obyajntext"/>
              <w:rPr>
                <w:ins w:id="465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66" w:author="Emma Macháčová" w:date="2020-10-21T00:31:00Z">
                  <w:rPr>
                    <w:ins w:id="467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68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69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0100 101</w:t>
              </w:r>
            </w:ins>
          </w:p>
          <w:p w14:paraId="4599DA47" w14:textId="77777777" w:rsidR="00FD098C" w:rsidRPr="00FD098C" w:rsidRDefault="00FD098C" w:rsidP="00FD098C">
            <w:pPr>
              <w:pStyle w:val="Obyajntext"/>
              <w:rPr>
                <w:ins w:id="470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71" w:author="Emma Macháčová" w:date="2020-10-21T00:31:00Z">
                  <w:rPr>
                    <w:ins w:id="472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73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74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1100 001</w:t>
              </w:r>
            </w:ins>
          </w:p>
          <w:p w14:paraId="3A57B04F" w14:textId="77777777" w:rsidR="00FD098C" w:rsidRPr="00FD098C" w:rsidRDefault="00FD098C" w:rsidP="00FD098C">
            <w:pPr>
              <w:pStyle w:val="Obyajntext"/>
              <w:rPr>
                <w:ins w:id="475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76" w:author="Emma Macháčová" w:date="2020-10-21T00:31:00Z">
                  <w:rPr>
                    <w:ins w:id="477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78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79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1000 001</w:t>
              </w:r>
            </w:ins>
          </w:p>
          <w:p w14:paraId="51138A5C" w14:textId="77777777" w:rsidR="00FD098C" w:rsidRPr="00FD098C" w:rsidRDefault="00FD098C" w:rsidP="00FD098C">
            <w:pPr>
              <w:pStyle w:val="Obyajntext"/>
              <w:rPr>
                <w:ins w:id="480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81" w:author="Emma Macháčová" w:date="2020-10-21T00:31:00Z">
                  <w:rPr>
                    <w:ins w:id="482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83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84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1010 010</w:t>
              </w:r>
            </w:ins>
          </w:p>
          <w:p w14:paraId="75AFC615" w14:textId="77777777" w:rsidR="00FD098C" w:rsidRPr="00FD098C" w:rsidRDefault="00FD098C" w:rsidP="00FD098C">
            <w:pPr>
              <w:pStyle w:val="Obyajntext"/>
              <w:rPr>
                <w:ins w:id="485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86" w:author="Emma Macháčová" w:date="2020-10-21T00:31:00Z">
                  <w:rPr>
                    <w:ins w:id="487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88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89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1011 001</w:t>
              </w:r>
            </w:ins>
          </w:p>
          <w:p w14:paraId="734F0B96" w14:textId="77777777" w:rsidR="00FD098C" w:rsidRPr="00FD098C" w:rsidRDefault="00FD098C" w:rsidP="00FD098C">
            <w:pPr>
              <w:pStyle w:val="Obyajntext"/>
              <w:rPr>
                <w:ins w:id="490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91" w:author="Emma Macháčová" w:date="2020-10-21T00:31:00Z">
                  <w:rPr>
                    <w:ins w:id="492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93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94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1001 010</w:t>
              </w:r>
            </w:ins>
          </w:p>
          <w:p w14:paraId="3A7C725A" w14:textId="77777777" w:rsidR="00FD098C" w:rsidRPr="00FD098C" w:rsidRDefault="00FD098C" w:rsidP="00FD098C">
            <w:pPr>
              <w:pStyle w:val="Obyajntext"/>
              <w:rPr>
                <w:ins w:id="495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496" w:author="Emma Macháčová" w:date="2020-10-21T00:31:00Z">
                  <w:rPr>
                    <w:ins w:id="497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498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499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1101 001</w:t>
              </w:r>
            </w:ins>
          </w:p>
          <w:p w14:paraId="533BC015" w14:textId="77777777" w:rsidR="00FD098C" w:rsidRPr="00FD098C" w:rsidRDefault="00FD098C" w:rsidP="00FD098C">
            <w:pPr>
              <w:pStyle w:val="Obyajntext"/>
              <w:rPr>
                <w:ins w:id="500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501" w:author="Emma Macháčová" w:date="2020-10-21T00:31:00Z">
                  <w:rPr>
                    <w:ins w:id="502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503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504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0101 000</w:t>
              </w:r>
            </w:ins>
          </w:p>
          <w:p w14:paraId="1CCC4E88" w14:textId="3644DA38" w:rsidR="00FD098C" w:rsidRPr="00FD098C" w:rsidRDefault="00FD098C" w:rsidP="00FD098C">
            <w:pPr>
              <w:pStyle w:val="Obyajntext"/>
              <w:rPr>
                <w:ins w:id="505" w:author="Emma Macháčová" w:date="2020-10-21T00:28:00Z"/>
                <w:rFonts w:ascii="Times New Roman" w:hAnsi="Times New Roman"/>
                <w:b/>
                <w:szCs w:val="16"/>
                <w:lang w:val="sk-SK"/>
                <w:rPrChange w:id="506" w:author="Emma Macháčová" w:date="2020-10-21T00:31:00Z">
                  <w:rPr>
                    <w:ins w:id="507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508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509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.e</w:t>
              </w:r>
            </w:ins>
          </w:p>
        </w:tc>
        <w:tc>
          <w:tcPr>
            <w:tcW w:w="4606" w:type="dxa"/>
            <w:tcPrChange w:id="510" w:author="Emma Macháčová" w:date="2020-10-21T00:31:00Z">
              <w:tcPr>
                <w:tcW w:w="4606" w:type="dxa"/>
              </w:tcPr>
            </w:tcPrChange>
          </w:tcPr>
          <w:p w14:paraId="384ADFFF" w14:textId="77777777" w:rsidR="00FD098C" w:rsidRPr="00FD098C" w:rsidRDefault="00FD098C" w:rsidP="00FD098C">
            <w:pPr>
              <w:pStyle w:val="Obyajntext"/>
              <w:rPr>
                <w:ins w:id="511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512" w:author="Emma Macháčová" w:date="2020-10-21T00:31:00Z">
                  <w:rPr>
                    <w:ins w:id="513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514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515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 xml:space="preserve"># </w:t>
              </w:r>
              <w:proofErr w:type="spellStart"/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516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vystup</w:t>
              </w:r>
              <w:proofErr w:type="spellEnd"/>
            </w:ins>
          </w:p>
          <w:p w14:paraId="2B801A12" w14:textId="77777777" w:rsidR="00FD098C" w:rsidRPr="00FD098C" w:rsidRDefault="00FD098C" w:rsidP="00FD098C">
            <w:pPr>
              <w:pStyle w:val="Obyajntext"/>
              <w:rPr>
                <w:ins w:id="517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518" w:author="Emma Macháčová" w:date="2020-10-21T00:31:00Z">
                  <w:rPr>
                    <w:ins w:id="519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520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521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D1 = (!x&amp;z2&amp;z3) | (!x&amp;z1&amp;!z3);</w:t>
              </w:r>
            </w:ins>
          </w:p>
          <w:p w14:paraId="6C74F59C" w14:textId="77777777" w:rsidR="00FD098C" w:rsidRPr="00FD098C" w:rsidRDefault="00FD098C" w:rsidP="00FD098C">
            <w:pPr>
              <w:pStyle w:val="Obyajntext"/>
              <w:rPr>
                <w:ins w:id="522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523" w:author="Emma Macháčová" w:date="2020-10-21T00:31:00Z">
                  <w:rPr>
                    <w:ins w:id="524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</w:p>
          <w:p w14:paraId="5DFF500A" w14:textId="77777777" w:rsidR="00FD098C" w:rsidRPr="00FD098C" w:rsidRDefault="00FD098C" w:rsidP="00FD098C">
            <w:pPr>
              <w:pStyle w:val="Obyajntext"/>
              <w:rPr>
                <w:ins w:id="525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526" w:author="Emma Macháčová" w:date="2020-10-21T00:31:00Z">
                  <w:rPr>
                    <w:ins w:id="527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528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529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D2 = (x&amp;!z1&amp;!z2&amp;z3) | (z2&amp;!z3);</w:t>
              </w:r>
            </w:ins>
          </w:p>
          <w:p w14:paraId="26AE7EE7" w14:textId="77777777" w:rsidR="00FD098C" w:rsidRPr="00FD098C" w:rsidRDefault="00FD098C" w:rsidP="00FD098C">
            <w:pPr>
              <w:pStyle w:val="Obyajntext"/>
              <w:rPr>
                <w:ins w:id="530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531" w:author="Emma Macháčová" w:date="2020-10-21T00:31:00Z">
                  <w:rPr>
                    <w:ins w:id="532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</w:p>
          <w:p w14:paraId="0F4733A5" w14:textId="77777777" w:rsidR="00FD098C" w:rsidRPr="00FD098C" w:rsidRDefault="00FD098C" w:rsidP="00FD098C">
            <w:pPr>
              <w:pStyle w:val="Obyajntext"/>
              <w:rPr>
                <w:ins w:id="533" w:author="Emma Macháčová" w:date="2020-10-21T00:28:00Z"/>
                <w:rFonts w:ascii="Times New Roman" w:hAnsi="Times New Roman"/>
                <w:bCs/>
                <w:szCs w:val="16"/>
                <w:lang w:val="sk-SK"/>
                <w:rPrChange w:id="534" w:author="Emma Macháčová" w:date="2020-10-21T00:31:00Z">
                  <w:rPr>
                    <w:ins w:id="535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536" w:author="Emma Macháčová" w:date="2020-10-21T00:28:00Z">
              <w:r w:rsidRPr="00FD098C">
                <w:rPr>
                  <w:rFonts w:ascii="Times New Roman" w:hAnsi="Times New Roman"/>
                  <w:bCs/>
                  <w:szCs w:val="16"/>
                  <w:lang w:val="sk-SK"/>
                  <w:rPrChange w:id="537" w:author="Emma Macháčová" w:date="2020-10-21T00:31:00Z">
                    <w:rPr>
                      <w:rFonts w:ascii="Times New Roman" w:hAnsi="Times New Roman"/>
                      <w:b/>
                      <w:sz w:val="24"/>
                      <w:lang w:val="sk-SK"/>
                    </w:rPr>
                  </w:rPrChange>
                </w:rPr>
                <w:t>D3 = (x&amp;!z2&amp;!z3) | (!x&amp;z2&amp;!z3) | (x&amp;z2&amp;z3) | (!x&amp;z1&amp;!z3) | (x&amp;z1);</w:t>
              </w:r>
            </w:ins>
          </w:p>
          <w:p w14:paraId="25860FCD" w14:textId="77777777" w:rsidR="00FD098C" w:rsidRPr="00FD098C" w:rsidRDefault="00FD098C" w:rsidP="00FD098C">
            <w:pPr>
              <w:pStyle w:val="Obyajntext"/>
              <w:rPr>
                <w:ins w:id="538" w:author="Emma Macháčová" w:date="2020-10-21T00:29:00Z"/>
                <w:rFonts w:ascii="Times New Roman" w:hAnsi="Times New Roman"/>
                <w:b/>
                <w:szCs w:val="16"/>
                <w:lang w:val="sk-SK"/>
                <w:rPrChange w:id="539" w:author="Emma Macháčová" w:date="2020-10-21T00:31:00Z">
                  <w:rPr>
                    <w:ins w:id="540" w:author="Emma Macháčová" w:date="2020-10-21T00:29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</w:p>
          <w:p w14:paraId="0D0B37FF" w14:textId="77777777" w:rsidR="00FD098C" w:rsidRPr="00FD098C" w:rsidRDefault="00FD098C" w:rsidP="00FD098C">
            <w:pPr>
              <w:pStyle w:val="Obyajntext"/>
              <w:rPr>
                <w:ins w:id="541" w:author="Emma Macháčová" w:date="2020-10-21T00:29:00Z"/>
                <w:rFonts w:ascii="Times New Roman" w:hAnsi="Times New Roman"/>
                <w:b/>
                <w:szCs w:val="16"/>
                <w:lang w:val="sk-SK"/>
                <w:rPrChange w:id="542" w:author="Emma Macháčová" w:date="2020-10-21T00:31:00Z">
                  <w:rPr>
                    <w:ins w:id="543" w:author="Emma Macháčová" w:date="2020-10-21T00:29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</w:p>
          <w:p w14:paraId="3459956D" w14:textId="77777777" w:rsidR="00FD098C" w:rsidRPr="00FD098C" w:rsidRDefault="00FD098C" w:rsidP="00FD098C">
            <w:pPr>
              <w:pStyle w:val="Obyajntext"/>
              <w:rPr>
                <w:ins w:id="544" w:author="Emma Macháčová" w:date="2020-10-21T00:30:00Z"/>
                <w:rFonts w:ascii="Times New Roman" w:hAnsi="Times New Roman"/>
                <w:b/>
                <w:sz w:val="24"/>
                <w:lang w:val="sk-SK"/>
                <w:rPrChange w:id="545" w:author="Emma Macháčová" w:date="2020-10-21T00:31:00Z">
                  <w:rPr>
                    <w:ins w:id="546" w:author="Emma Macháčová" w:date="2020-10-21T00:30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547" w:author="Emma Macháčová" w:date="2020-10-21T00:29:00Z">
              <w:r w:rsidRPr="00FD098C">
                <w:rPr>
                  <w:rFonts w:ascii="Times New Roman" w:hAnsi="Times New Roman"/>
                  <w:b/>
                  <w:sz w:val="24"/>
                  <w:lang w:val="sk-SK"/>
                  <w:rPrChange w:id="548" w:author="Emma Macháčová" w:date="2020-10-21T00:31:00Z">
                    <w:rPr>
                      <w:rFonts w:ascii="Times New Roman" w:hAnsi="Times New Roman"/>
                      <w:bCs/>
                      <w:sz w:val="24"/>
                      <w:lang w:val="sk-SK"/>
                    </w:rPr>
                  </w:rPrChange>
                </w:rPr>
                <w:t>Výsledok je rovnaký, ale mo</w:t>
              </w:r>
            </w:ins>
            <w:ins w:id="549" w:author="Emma Macháčová" w:date="2020-10-21T00:30:00Z">
              <w:r w:rsidRPr="00FD098C">
                <w:rPr>
                  <w:rFonts w:ascii="Times New Roman" w:hAnsi="Times New Roman"/>
                  <w:b/>
                  <w:sz w:val="24"/>
                  <w:lang w:val="sk-SK"/>
                  <w:rPrChange w:id="550" w:author="Emma Macháčová" w:date="2020-10-21T00:31:00Z">
                    <w:rPr>
                      <w:rFonts w:ascii="Times New Roman" w:hAnsi="Times New Roman"/>
                      <w:bCs/>
                      <w:sz w:val="24"/>
                      <w:lang w:val="sk-SK"/>
                    </w:rPr>
                  </w:rPrChange>
                </w:rPr>
                <w:t>j</w:t>
              </w:r>
            </w:ins>
            <w:ins w:id="551" w:author="Emma Macháčová" w:date="2020-10-21T00:29:00Z">
              <w:r w:rsidRPr="00FD098C">
                <w:rPr>
                  <w:rFonts w:ascii="Times New Roman" w:hAnsi="Times New Roman"/>
                  <w:b/>
                  <w:sz w:val="24"/>
                  <w:lang w:val="sk-SK"/>
                  <w:rPrChange w:id="552" w:author="Emma Macháčová" w:date="2020-10-21T00:31:00Z">
                    <w:rPr>
                      <w:rFonts w:ascii="Times New Roman" w:hAnsi="Times New Roman"/>
                      <w:bCs/>
                      <w:sz w:val="24"/>
                      <w:lang w:val="sk-SK"/>
                    </w:rPr>
                  </w:rPrChange>
                </w:rPr>
                <w:t>e D3 je vyjadrené lepšie</w:t>
              </w:r>
            </w:ins>
          </w:p>
          <w:p w14:paraId="64ED797E" w14:textId="62A3C8F0" w:rsidR="00FD098C" w:rsidRPr="00FD098C" w:rsidRDefault="00FD098C" w:rsidP="00FD098C">
            <w:pPr>
              <w:pStyle w:val="Obyajntext"/>
              <w:rPr>
                <w:ins w:id="553" w:author="Emma Macháčová" w:date="2020-10-21T00:28:00Z"/>
                <w:rFonts w:ascii="Times New Roman" w:hAnsi="Times New Roman"/>
                <w:b/>
                <w:szCs w:val="16"/>
                <w:lang w:val="sk-SK"/>
                <w:rPrChange w:id="554" w:author="Emma Macháčová" w:date="2020-10-21T00:31:00Z">
                  <w:rPr>
                    <w:ins w:id="555" w:author="Emma Macháčová" w:date="2020-10-21T00:28:00Z"/>
                    <w:rFonts w:ascii="Times New Roman" w:hAnsi="Times New Roman"/>
                    <w:b/>
                    <w:sz w:val="24"/>
                    <w:lang w:val="sk-SK"/>
                  </w:rPr>
                </w:rPrChange>
              </w:rPr>
            </w:pPr>
            <w:ins w:id="556" w:author="Emma Macháčová" w:date="2020-10-21T00:30:00Z">
              <w:r w:rsidRPr="00FD098C">
                <w:rPr>
                  <w:rFonts w:ascii="Times New Roman" w:hAnsi="Times New Roman"/>
                  <w:bCs/>
                  <w:sz w:val="24"/>
                  <w:lang w:val="sk-SK"/>
                  <w:rPrChange w:id="557" w:author="Emma Macháčová" w:date="2020-10-21T00:31:00Z">
                    <w:rPr>
                      <w:rFonts w:ascii="Times New Roman" w:hAnsi="Times New Roman"/>
                      <w:bCs/>
                      <w:sz w:val="24"/>
                      <w:lang w:val="sk-SK"/>
                    </w:rPr>
                  </w:rPrChange>
                </w:rPr>
                <w:t xml:space="preserve">= (x&amp;!z2&amp;!z3) | (!x&amp;z2&amp;!z3) | (x&amp;z2&amp;z3) | </w:t>
              </w:r>
              <w:r w:rsidRPr="00FD098C">
                <w:rPr>
                  <w:rFonts w:ascii="Times New Roman" w:hAnsi="Times New Roman"/>
                  <w:b/>
                  <w:sz w:val="24"/>
                  <w:lang w:val="sk-SK"/>
                  <w:rPrChange w:id="558" w:author="Emma Macháčová" w:date="2020-10-21T00:31:00Z">
                    <w:rPr>
                      <w:rFonts w:ascii="Times New Roman" w:hAnsi="Times New Roman"/>
                      <w:bCs/>
                      <w:sz w:val="24"/>
                      <w:lang w:val="sk-SK"/>
                    </w:rPr>
                  </w:rPrChange>
                </w:rPr>
                <w:t>(z1&amp;!z3)</w:t>
              </w:r>
              <w:r w:rsidRPr="00FD098C">
                <w:rPr>
                  <w:rFonts w:ascii="Times New Roman" w:hAnsi="Times New Roman"/>
                  <w:bCs/>
                  <w:sz w:val="24"/>
                  <w:lang w:val="sk-SK"/>
                  <w:rPrChange w:id="559" w:author="Emma Macháčová" w:date="2020-10-21T00:31:00Z">
                    <w:rPr>
                      <w:rFonts w:ascii="Times New Roman" w:hAnsi="Times New Roman"/>
                      <w:bCs/>
                      <w:sz w:val="24"/>
                      <w:lang w:val="sk-SK"/>
                    </w:rPr>
                  </w:rPrChange>
                </w:rPr>
                <w:t xml:space="preserve"> | (x&amp;z1);</w:t>
              </w:r>
            </w:ins>
          </w:p>
        </w:tc>
      </w:tr>
    </w:tbl>
    <w:p w14:paraId="5B5AD8EC" w14:textId="781AD42E" w:rsidR="00FD098C" w:rsidRPr="001B28E4" w:rsidDel="00FD098C" w:rsidRDefault="00FD098C" w:rsidP="00FD098C">
      <w:pPr>
        <w:pStyle w:val="Obyajntext"/>
        <w:rPr>
          <w:del w:id="560" w:author="Emma Macháčová" w:date="2020-10-21T00:28:00Z"/>
          <w:rFonts w:ascii="Times New Roman" w:hAnsi="Times New Roman"/>
          <w:b/>
          <w:sz w:val="24"/>
          <w:lang w:val="sk-SK"/>
        </w:rPr>
      </w:pPr>
    </w:p>
    <w:p w14:paraId="308F5512" w14:textId="79F30D7F" w:rsidR="00381B1B" w:rsidDel="009209D3" w:rsidRDefault="00381B1B" w:rsidP="001B28E4">
      <w:pPr>
        <w:pStyle w:val="Obyajntext"/>
        <w:jc w:val="both"/>
        <w:rPr>
          <w:del w:id="561" w:author="Emma Macháčová" w:date="2020-10-20T20:04:00Z"/>
          <w:rFonts w:ascii="Times New Roman" w:hAnsi="Times New Roman"/>
          <w:i/>
          <w:sz w:val="24"/>
          <w:lang w:val="sk-SK"/>
        </w:rPr>
      </w:pPr>
      <w:del w:id="562" w:author="Emma Macháčová" w:date="2020-10-20T20:04:00Z">
        <w:r w:rsidRPr="001B28E4" w:rsidDel="009209D3">
          <w:rPr>
            <w:rFonts w:ascii="Times New Roman" w:hAnsi="Times New Roman"/>
            <w:i/>
            <w:sz w:val="24"/>
            <w:highlight w:val="yellow"/>
          </w:rPr>
          <w:delText>P</w:delText>
        </w:r>
        <w:r w:rsidRPr="001B28E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oznámka: </w:delText>
        </w:r>
        <w:r w:rsidR="001B28E4" w:rsidRPr="001B28E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rovnakým spôsobom ako pri 2. zadaní</w:delText>
        </w:r>
        <w:r w:rsidR="00A0751F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</w:delText>
        </w:r>
        <w:r w:rsidR="00A0751F" w:rsidRPr="00A0751F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vstup a výstup vyzerá rovnako ako pri 2. zadaní</w:delText>
        </w:r>
        <w:r w:rsidR="00A0751F" w:rsidDel="009209D3">
          <w:rPr>
            <w:rFonts w:ascii="Times New Roman" w:hAnsi="Times New Roman"/>
            <w:sz w:val="24"/>
            <w:highlight w:val="yellow"/>
            <w:lang w:val="sk-SK"/>
          </w:rPr>
          <w:delText>).</w:delText>
        </w:r>
        <w:r w:rsidR="001B28E4" w:rsidRPr="001B28E4" w:rsidDel="009209D3">
          <w:rPr>
            <w:rFonts w:ascii="Times New Roman" w:hAnsi="Times New Roman"/>
            <w:sz w:val="24"/>
            <w:highlight w:val="yellow"/>
            <w:lang w:val="sk-SK"/>
          </w:rPr>
          <w:delText xml:space="preserve"> </w:delText>
        </w:r>
        <w:r w:rsidR="001B28E4" w:rsidRPr="001C5FC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Riešenia sú totožné. </w:delText>
        </w:r>
        <w:r w:rsidRPr="001C5FC5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>Môže byť aj: sú ekvivalentné</w:delText>
        </w:r>
        <w:r w:rsidRPr="001B28E4" w:rsidDel="009209D3">
          <w:rPr>
            <w:rFonts w:ascii="Times New Roman" w:hAnsi="Times New Roman"/>
            <w:i/>
            <w:sz w:val="24"/>
            <w:highlight w:val="yellow"/>
            <w:lang w:val="sk-SK"/>
          </w:rPr>
          <w:delText xml:space="preserve"> (obvod je rovnako veľký, má rovnaký počet vstupov)/ mnou navrhnuté riešenie je lepšie pretože .../mnou navrhnuté riešenie bolo horšie pretože...</w:delText>
        </w:r>
      </w:del>
    </w:p>
    <w:p w14:paraId="05BF5C26" w14:textId="77777777" w:rsidR="001B28E4" w:rsidRPr="001B28E4" w:rsidRDefault="001B28E4" w:rsidP="001B28E4">
      <w:pPr>
        <w:pStyle w:val="Obyajntext"/>
        <w:jc w:val="both"/>
        <w:rPr>
          <w:rFonts w:ascii="Times New Roman" w:hAnsi="Times New Roman"/>
          <w:sz w:val="24"/>
          <w:lang w:val="sk-SK"/>
        </w:rPr>
      </w:pPr>
    </w:p>
    <w:p w14:paraId="193ED1A8" w14:textId="44AB15E1" w:rsidR="00381B1B" w:rsidRPr="00235BD6" w:rsidDel="00235BD6" w:rsidRDefault="00381B1B" w:rsidP="00381B1B">
      <w:pPr>
        <w:pStyle w:val="Obyajntext"/>
        <w:rPr>
          <w:del w:id="563" w:author="Emma Macháčová" w:date="2020-10-21T00:48:00Z"/>
          <w:rFonts w:ascii="Times New Roman" w:hAnsi="Times New Roman"/>
          <w:sz w:val="24"/>
          <w:lang w:val="sk-SK"/>
          <w:rPrChange w:id="564" w:author="Emma Macháčová" w:date="2020-10-21T00:49:00Z">
            <w:rPr>
              <w:del w:id="565" w:author="Emma Macháčová" w:date="2020-10-21T00:48:00Z"/>
              <w:rFonts w:ascii="Cambria Math" w:hAnsi="Cambria Math"/>
              <w:i/>
              <w:color w:val="FF0000"/>
              <w:sz w:val="24"/>
              <w:lang w:val="sk-SK"/>
            </w:rPr>
          </w:rPrChange>
        </w:rPr>
      </w:pPr>
      <w:r w:rsidRPr="00235BD6">
        <w:rPr>
          <w:rFonts w:ascii="Times New Roman" w:hAnsi="Times New Roman"/>
          <w:b/>
          <w:sz w:val="24"/>
          <w:lang w:val="sk-SK"/>
          <w:rPrChange w:id="566" w:author="Emma Macháčová" w:date="2020-10-21T00:49:00Z">
            <w:rPr>
              <w:rFonts w:ascii="Times New Roman" w:hAnsi="Times New Roman"/>
              <w:b/>
              <w:sz w:val="24"/>
              <w:lang w:val="sk-SK"/>
            </w:rPr>
          </w:rPrChange>
        </w:rPr>
        <w:t>Prepis na NAND</w:t>
      </w:r>
      <w:r w:rsidR="0013168A" w:rsidRPr="00235BD6">
        <w:rPr>
          <w:rFonts w:ascii="Times New Roman" w:hAnsi="Times New Roman"/>
          <w:b/>
          <w:sz w:val="24"/>
          <w:lang w:val="sk-SK"/>
          <w:rPrChange w:id="567" w:author="Emma Macháčová" w:date="2020-10-21T00:49:00Z">
            <w:rPr>
              <w:rFonts w:ascii="Times New Roman" w:hAnsi="Times New Roman"/>
              <w:b/>
              <w:sz w:val="24"/>
              <w:lang w:val="sk-SK"/>
            </w:rPr>
          </w:rPrChange>
        </w:rPr>
        <w:t xml:space="preserve"> s využitím </w:t>
      </w:r>
      <w:proofErr w:type="spellStart"/>
      <w:r w:rsidR="0013168A" w:rsidRPr="00235BD6">
        <w:rPr>
          <w:rFonts w:ascii="Times New Roman" w:hAnsi="Times New Roman"/>
          <w:b/>
          <w:sz w:val="24"/>
          <w:lang w:val="sk-SK"/>
          <w:rPrChange w:id="568" w:author="Emma Macháčová" w:date="2020-10-21T00:49:00Z">
            <w:rPr>
              <w:rFonts w:ascii="Times New Roman" w:hAnsi="Times New Roman"/>
              <w:b/>
              <w:sz w:val="24"/>
              <w:lang w:val="sk-SK"/>
            </w:rPr>
          </w:rPrChange>
        </w:rPr>
        <w:t>Shefferovej</w:t>
      </w:r>
      <w:proofErr w:type="spellEnd"/>
      <w:r w:rsidR="0013168A" w:rsidRPr="00235BD6">
        <w:rPr>
          <w:rFonts w:ascii="Times New Roman" w:hAnsi="Times New Roman"/>
          <w:b/>
          <w:sz w:val="24"/>
          <w:lang w:val="sk-SK"/>
          <w:rPrChange w:id="569" w:author="Emma Macháčová" w:date="2020-10-21T00:49:00Z">
            <w:rPr>
              <w:rFonts w:ascii="Times New Roman" w:hAnsi="Times New Roman"/>
              <w:b/>
              <w:sz w:val="24"/>
              <w:lang w:val="sk-SK"/>
            </w:rPr>
          </w:rPrChange>
        </w:rPr>
        <w:t xml:space="preserve"> operácie</w:t>
      </w:r>
      <w:r w:rsidRPr="00235BD6">
        <w:rPr>
          <w:rFonts w:ascii="Times New Roman" w:hAnsi="Times New Roman"/>
          <w:b/>
          <w:sz w:val="24"/>
          <w:lang w:val="sk-SK"/>
          <w:rPrChange w:id="570" w:author="Emma Macháčová" w:date="2020-10-21T00:49:00Z">
            <w:rPr>
              <w:rFonts w:ascii="Times New Roman" w:hAnsi="Times New Roman"/>
              <w:b/>
              <w:sz w:val="24"/>
              <w:lang w:val="sk-SK"/>
            </w:rPr>
          </w:rPrChange>
        </w:rPr>
        <w:t>:</w:t>
      </w:r>
    </w:p>
    <w:p w14:paraId="72732AEF" w14:textId="0804C392" w:rsidR="00235BD6" w:rsidRPr="00235BD6" w:rsidRDefault="00235BD6" w:rsidP="00381B1B">
      <w:pPr>
        <w:pStyle w:val="Obyajntext"/>
        <w:rPr>
          <w:ins w:id="571" w:author="Emma Macháčová" w:date="2020-10-21T00:48:00Z"/>
          <w:rFonts w:ascii="Times New Roman" w:hAnsi="Times New Roman"/>
          <w:b/>
          <w:sz w:val="24"/>
          <w:lang w:val="sk-SK"/>
          <w:rPrChange w:id="572" w:author="Emma Macháčová" w:date="2020-10-21T00:49:00Z">
            <w:rPr>
              <w:ins w:id="573" w:author="Emma Macháčová" w:date="2020-10-21T00:48:00Z"/>
              <w:rFonts w:ascii="Times New Roman" w:hAnsi="Times New Roman"/>
              <w:b/>
              <w:sz w:val="24"/>
              <w:lang w:val="sk-SK"/>
            </w:rPr>
          </w:rPrChange>
        </w:rPr>
      </w:pPr>
      <w:ins w:id="574" w:author="Emma Macháčová" w:date="2020-10-21T00:48:00Z">
        <w:r w:rsidRPr="00235BD6">
          <w:rPr>
            <w:noProof/>
            <w:rPrChange w:id="575" w:author="Emma Macháčová" w:date="2020-10-21T00:49:00Z">
              <w:rPr>
                <w:noProof/>
              </w:rPr>
            </w:rPrChange>
          </w:rPr>
          <w:drawing>
            <wp:inline distT="0" distB="0" distL="0" distR="0" wp14:anchorId="74DC92DC" wp14:editId="79373E1A">
              <wp:extent cx="3576577" cy="4067455"/>
              <wp:effectExtent l="0" t="0" r="0" b="0"/>
              <wp:docPr id="6" name="Obrázok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4" cstate="print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15">
                                <a14:imgEffect>
                                  <a14:brightnessContrast bright="20000" contrast="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7745" b="36221"/>
                      <a:stretch/>
                    </pic:blipFill>
                    <pic:spPr bwMode="auto">
                      <a:xfrm>
                        <a:off x="0" y="0"/>
                        <a:ext cx="3579014" cy="40702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9FDE82F" w14:textId="3D2CFA0A" w:rsidR="00381B1B" w:rsidRPr="000628AF" w:rsidDel="00235BD6" w:rsidRDefault="0025342B" w:rsidP="00381B1B">
      <w:pPr>
        <w:pStyle w:val="Obyajntext"/>
        <w:rPr>
          <w:del w:id="576" w:author="Emma Macháčová" w:date="2020-10-21T00:48:00Z"/>
          <w:rFonts w:ascii="Times New Roman" w:hAnsi="Times New Roman"/>
          <w:color w:val="FF0000"/>
          <w:sz w:val="24"/>
          <w:rPrChange w:id="577" w:author="Emma Macháčová" w:date="2020-10-21T00:32:00Z">
            <w:rPr>
              <w:del w:id="578" w:author="Emma Macháčová" w:date="2020-10-21T00:48:00Z"/>
              <w:rFonts w:ascii="Times New Roman" w:hAnsi="Times New Roman"/>
              <w:sz w:val="24"/>
            </w:rPr>
          </w:rPrChange>
        </w:rPr>
      </w:pPr>
      <m:oMathPara>
        <m:oMathParaPr>
          <m:jc m:val="left"/>
        </m:oMathParaPr>
        <m:oMath>
          <m:r>
            <w:del w:id="579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580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J</m:t>
            </w:del>
          </m:r>
          <m:r>
            <w:del w:id="581" w:author="Emma Macháčová" w:date="2020-10-21T00:48:00Z">
              <w:rPr>
                <w:rFonts w:ascii="Cambria Math" w:hAnsi="Cambria Math"/>
                <w:color w:val="FF0000"/>
                <w:sz w:val="24"/>
                <w:rPrChange w:id="582" w:author="Emma Macháčová" w:date="2020-10-21T00:32:00Z">
                  <w:rPr>
                    <w:rFonts w:ascii="Cambria Math" w:hAnsi="Cambria Math"/>
                    <w:sz w:val="24"/>
                  </w:rPr>
                </w:rPrChange>
              </w:rPr>
              <m:t>1=</m:t>
            </w:del>
          </m:r>
          <m:acc>
            <m:accPr>
              <m:chr m:val="̅"/>
              <m:ctrlPr>
                <w:del w:id="583" w:author="Emma Macháčová" w:date="2020-10-21T00:48:00Z">
                  <w:rPr>
                    <w:rFonts w:ascii="Cambria Math" w:hAnsi="Cambria Math"/>
                    <w:i/>
                    <w:color w:val="FF0000"/>
                    <w:sz w:val="24"/>
                    <w:rPrChange w:id="584" w:author="Emma Macháčová" w:date="2020-10-21T00:32:00Z">
                      <w:rPr>
                        <w:rFonts w:ascii="Cambria Math" w:hAnsi="Cambria Math"/>
                        <w:i/>
                        <w:sz w:val="24"/>
                      </w:rPr>
                    </w:rPrChange>
                  </w:rPr>
                </w:del>
              </m:ctrlPr>
            </m:accPr>
            <m:e>
              <m:r>
                <w:del w:id="585" w:author="Emma Macháčová" w:date="2020-10-21T00:48:00Z">
                  <w:rPr>
                    <w:rFonts w:ascii="Cambria Math" w:hAnsi="Cambria Math"/>
                    <w:color w:val="FF0000"/>
                    <w:sz w:val="24"/>
                    <w:rPrChange w:id="586" w:author="Emma Macháčová" w:date="2020-10-21T00:32:00Z">
                      <w:rPr>
                        <w:rFonts w:ascii="Cambria Math" w:hAnsi="Cambria Math"/>
                        <w:sz w:val="24"/>
                      </w:rPr>
                    </w:rPrChange>
                  </w:rPr>
                  <m:t>X</m:t>
                </w:del>
              </m:r>
            </m:e>
          </m:acc>
          <m:r>
            <w:del w:id="587" w:author="Emma Macháčová" w:date="2020-10-21T00:48:00Z">
              <w:rPr>
                <w:rFonts w:ascii="Cambria Math" w:hAnsi="Cambria Math"/>
                <w:color w:val="FF0000"/>
                <w:sz w:val="24"/>
                <w:rPrChange w:id="588" w:author="Emma Macháčová" w:date="2020-10-21T00:32:00Z">
                  <w:rPr>
                    <w:rFonts w:ascii="Cambria Math" w:hAnsi="Cambria Math"/>
                    <w:sz w:val="24"/>
                  </w:rPr>
                </w:rPrChange>
              </w:rPr>
              <m:t>.Z2.Z3=</m:t>
            </w:del>
          </m:r>
          <m:d>
            <m:dPr>
              <m:ctrlPr>
                <w:del w:id="589" w:author="Emma Macháčová" w:date="2020-10-21T00:48:00Z">
                  <w:rPr>
                    <w:rFonts w:ascii="Cambria Math" w:hAnsi="Cambria Math"/>
                    <w:i/>
                    <w:color w:val="FF0000"/>
                    <w:sz w:val="24"/>
                    <w:rPrChange w:id="590" w:author="Emma Macháčová" w:date="2020-10-21T00:32:00Z">
                      <w:rPr>
                        <w:rFonts w:ascii="Cambria Math" w:hAnsi="Cambria Math"/>
                        <w:i/>
                        <w:sz w:val="24"/>
                      </w:rPr>
                    </w:rPrChange>
                  </w:rPr>
                </w:del>
              </m:ctrlPr>
            </m:dPr>
            <m:e>
              <m:r>
                <w:del w:id="591" w:author="Emma Macháčová" w:date="2020-10-21T00:48:00Z">
                  <w:rPr>
                    <w:rFonts w:ascii="Cambria Math" w:hAnsi="Cambria Math"/>
                    <w:color w:val="FF0000"/>
                    <w:sz w:val="24"/>
                    <w:rPrChange w:id="592" w:author="Emma Macháčová" w:date="2020-10-21T00:32:00Z">
                      <w:rPr>
                        <w:rFonts w:ascii="Cambria Math" w:hAnsi="Cambria Math"/>
                        <w:sz w:val="24"/>
                      </w:rPr>
                    </w:rPrChange>
                  </w:rPr>
                  <m:t>(X</m:t>
                </w:del>
              </m:r>
              <m:r>
                <w:del w:id="593" w:author="Emma Macháčová" w:date="2020-10-21T00:48:00Z">
                  <w:rPr>
                    <w:rFonts w:ascii="Cambria Math" w:hAnsi="Cambria Math"/>
                    <w:color w:val="FF0000"/>
                    <w:sz w:val="24"/>
                    <w:lang w:val="sk-SK"/>
                    <w:rPrChange w:id="594" w:author="Emma Macháčová" w:date="2020-10-21T00:32:00Z">
                      <w:rPr>
                        <w:rFonts w:ascii="Cambria Math" w:hAnsi="Cambria Math"/>
                        <w:sz w:val="24"/>
                        <w:lang w:val="sk-SK"/>
                      </w:rPr>
                    </w:rPrChange>
                  </w:rPr>
                  <m:t>↑)↑Z2↑Z3</m:t>
                </w:del>
              </m:r>
            </m:e>
          </m:d>
          <m:r>
            <w:del w:id="595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596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↑</m:t>
            </w:del>
          </m:r>
          <m:r>
            <w:del w:id="597" w:author="Emma Macháčová" w:date="2020-10-21T00:48:00Z">
              <w:rPr>
                <w:rFonts w:ascii="Cambria Math" w:hAnsi="Cambria Math"/>
                <w:color w:val="FF0000"/>
                <w:sz w:val="24"/>
                <w:rPrChange w:id="598" w:author="Emma Macháčová" w:date="2020-10-21T00:32:00Z">
                  <w:rPr>
                    <w:rFonts w:ascii="Cambria Math" w:hAnsi="Cambria Math"/>
                    <w:sz w:val="24"/>
                  </w:rPr>
                </w:rPrChange>
              </w:rPr>
              <m:t>((X</m:t>
            </w:del>
          </m:r>
          <m:r>
            <w:del w:id="599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00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↑)↑Z2↑Z3</m:t>
            </w:del>
          </m:r>
          <m:r>
            <w:del w:id="601" w:author="Emma Macháčová" w:date="2020-10-21T00:48:00Z">
              <w:rPr>
                <w:rFonts w:ascii="Cambria Math" w:hAnsi="Cambria Math"/>
                <w:color w:val="FF0000"/>
                <w:sz w:val="24"/>
                <w:rPrChange w:id="602" w:author="Emma Macháčová" w:date="2020-10-21T00:32:00Z">
                  <w:rPr>
                    <w:rFonts w:ascii="Cambria Math" w:hAnsi="Cambria Math"/>
                    <w:sz w:val="24"/>
                  </w:rPr>
                </w:rPrChange>
              </w:rPr>
              <m:t>)</m:t>
            </w:del>
          </m:r>
        </m:oMath>
      </m:oMathPara>
    </w:p>
    <w:p w14:paraId="3CC117DC" w14:textId="7DF7D5E3" w:rsidR="0025342B" w:rsidRPr="000628AF" w:rsidDel="00235BD6" w:rsidRDefault="0025342B" w:rsidP="00381B1B">
      <w:pPr>
        <w:pStyle w:val="Obyajntext"/>
        <w:rPr>
          <w:del w:id="603" w:author="Emma Macháčová" w:date="2020-10-21T00:48:00Z"/>
          <w:rFonts w:ascii="Times New Roman" w:hAnsi="Times New Roman"/>
          <w:color w:val="FF0000"/>
          <w:sz w:val="24"/>
          <w:lang w:val="sk-SK"/>
          <w:rPrChange w:id="604" w:author="Emma Macháčová" w:date="2020-10-21T00:32:00Z">
            <w:rPr>
              <w:del w:id="605" w:author="Emma Macháčová" w:date="2020-10-21T00:48:00Z"/>
              <w:rFonts w:ascii="Times New Roman" w:hAnsi="Times New Roman"/>
              <w:sz w:val="24"/>
              <w:lang w:val="sk-SK"/>
            </w:rPr>
          </w:rPrChange>
        </w:rPr>
      </w:pPr>
      <m:oMathPara>
        <m:oMathParaPr>
          <m:jc m:val="left"/>
        </m:oMathParaPr>
        <m:oMath>
          <m:r>
            <w:del w:id="606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07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K1=1</m:t>
            </w:del>
          </m:r>
        </m:oMath>
      </m:oMathPara>
    </w:p>
    <w:p w14:paraId="56BD2305" w14:textId="4B8A861D" w:rsidR="0025342B" w:rsidRPr="000628AF" w:rsidDel="00235BD6" w:rsidRDefault="0025342B" w:rsidP="00381B1B">
      <w:pPr>
        <w:pStyle w:val="Obyajntext"/>
        <w:rPr>
          <w:del w:id="608" w:author="Emma Macháčová" w:date="2020-10-21T00:48:00Z"/>
          <w:rFonts w:ascii="Times New Roman" w:hAnsi="Times New Roman"/>
          <w:color w:val="FF0000"/>
          <w:sz w:val="24"/>
          <w:lang w:val="sk-SK"/>
          <w:rPrChange w:id="609" w:author="Emma Macháčová" w:date="2020-10-21T00:32:00Z">
            <w:rPr>
              <w:del w:id="610" w:author="Emma Macháčová" w:date="2020-10-21T00:48:00Z"/>
              <w:rFonts w:ascii="Times New Roman" w:hAnsi="Times New Roman"/>
              <w:sz w:val="24"/>
              <w:lang w:val="sk-SK"/>
            </w:rPr>
          </w:rPrChange>
        </w:rPr>
      </w:pPr>
      <m:oMathPara>
        <m:oMathParaPr>
          <m:jc m:val="left"/>
        </m:oMathParaPr>
        <m:oMath>
          <m:r>
            <w:del w:id="611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12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J2=X.Z1+</m:t>
            </w:del>
          </m:r>
          <m:acc>
            <m:accPr>
              <m:chr m:val="̅"/>
              <m:ctrlPr>
                <w:del w:id="613" w:author="Emma Macháčová" w:date="2020-10-21T00:48:00Z">
                  <w:rPr>
                    <w:rFonts w:ascii="Cambria Math" w:hAnsi="Cambria Math"/>
                    <w:i/>
                    <w:color w:val="FF0000"/>
                    <w:sz w:val="24"/>
                    <w:lang w:val="sk-SK"/>
                    <w:rPrChange w:id="614" w:author="Emma Macháčová" w:date="2020-10-21T00:32:00Z">
                      <w:rPr>
                        <w:rFonts w:ascii="Cambria Math" w:hAnsi="Cambria Math"/>
                        <w:i/>
                        <w:sz w:val="24"/>
                        <w:lang w:val="sk-SK"/>
                      </w:rPr>
                    </w:rPrChange>
                  </w:rPr>
                </w:del>
              </m:ctrlPr>
            </m:accPr>
            <m:e>
              <m:r>
                <w:del w:id="615" w:author="Emma Macháčová" w:date="2020-10-21T00:48:00Z">
                  <w:rPr>
                    <w:rFonts w:ascii="Cambria Math" w:hAnsi="Cambria Math"/>
                    <w:color w:val="FF0000"/>
                    <w:sz w:val="24"/>
                    <w:lang w:val="sk-SK"/>
                    <w:rPrChange w:id="616" w:author="Emma Macháčová" w:date="2020-10-21T00:32:00Z">
                      <w:rPr>
                        <w:rFonts w:ascii="Cambria Math" w:hAnsi="Cambria Math"/>
                        <w:sz w:val="24"/>
                        <w:lang w:val="sk-SK"/>
                      </w:rPr>
                    </w:rPrChange>
                  </w:rPr>
                  <m:t>X</m:t>
                </w:del>
              </m:r>
            </m:e>
          </m:acc>
          <m:r>
            <w:del w:id="617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18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.Z3=</m:t>
            </w:del>
          </m:r>
          <m:d>
            <m:dPr>
              <m:ctrlPr>
                <w:del w:id="619" w:author="Emma Macháčová" w:date="2020-10-21T00:48:00Z">
                  <w:rPr>
                    <w:rFonts w:ascii="Cambria Math" w:hAnsi="Cambria Math"/>
                    <w:i/>
                    <w:color w:val="FF0000"/>
                    <w:sz w:val="24"/>
                    <w:lang w:val="sk-SK"/>
                    <w:rPrChange w:id="620" w:author="Emma Macháčová" w:date="2020-10-21T00:32:00Z">
                      <w:rPr>
                        <w:rFonts w:ascii="Cambria Math" w:hAnsi="Cambria Math"/>
                        <w:i/>
                        <w:sz w:val="24"/>
                        <w:lang w:val="sk-SK"/>
                      </w:rPr>
                    </w:rPrChange>
                  </w:rPr>
                </w:del>
              </m:ctrlPr>
            </m:dPr>
            <m:e>
              <m:r>
                <w:del w:id="621" w:author="Emma Macháčová" w:date="2020-10-21T00:48:00Z">
                  <w:rPr>
                    <w:rFonts w:ascii="Cambria Math" w:hAnsi="Cambria Math"/>
                    <w:color w:val="FF0000"/>
                    <w:sz w:val="24"/>
                    <w:lang w:val="sk-SK"/>
                    <w:rPrChange w:id="622" w:author="Emma Macháčová" w:date="2020-10-21T00:32:00Z">
                      <w:rPr>
                        <w:rFonts w:ascii="Cambria Math" w:hAnsi="Cambria Math"/>
                        <w:sz w:val="24"/>
                        <w:lang w:val="sk-SK"/>
                      </w:rPr>
                    </w:rPrChange>
                  </w:rPr>
                  <m:t>X↑Z1</m:t>
                </w:del>
              </m:r>
            </m:e>
          </m:d>
          <m:r>
            <w:del w:id="623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24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↑((X↑)↑Z3)</m:t>
            </w:del>
          </m:r>
        </m:oMath>
      </m:oMathPara>
    </w:p>
    <w:p w14:paraId="30F55753" w14:textId="55E5F2F0" w:rsidR="0025342B" w:rsidRPr="000628AF" w:rsidDel="00235BD6" w:rsidRDefault="0025342B" w:rsidP="00381B1B">
      <w:pPr>
        <w:pStyle w:val="Obyajntext"/>
        <w:rPr>
          <w:del w:id="625" w:author="Emma Macháčová" w:date="2020-10-21T00:48:00Z"/>
          <w:rFonts w:ascii="Times New Roman" w:hAnsi="Times New Roman"/>
          <w:color w:val="FF0000"/>
          <w:sz w:val="24"/>
          <w:lang w:val="sk-SK"/>
          <w:rPrChange w:id="626" w:author="Emma Macháčová" w:date="2020-10-21T00:32:00Z">
            <w:rPr>
              <w:del w:id="627" w:author="Emma Macháčová" w:date="2020-10-21T00:48:00Z"/>
              <w:rFonts w:ascii="Times New Roman" w:hAnsi="Times New Roman"/>
              <w:sz w:val="24"/>
              <w:lang w:val="sk-SK"/>
            </w:rPr>
          </w:rPrChange>
        </w:rPr>
      </w:pPr>
      <m:oMathPara>
        <m:oMathParaPr>
          <m:jc m:val="left"/>
        </m:oMathParaPr>
        <m:oMath>
          <m:r>
            <w:del w:id="628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29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K2=</m:t>
            </w:del>
          </m:r>
          <m:acc>
            <m:accPr>
              <m:chr m:val="̅"/>
              <m:ctrlPr>
                <w:del w:id="630" w:author="Emma Macháčová" w:date="2020-10-21T00:48:00Z">
                  <w:rPr>
                    <w:rFonts w:ascii="Cambria Math" w:hAnsi="Cambria Math"/>
                    <w:i/>
                    <w:color w:val="FF0000"/>
                    <w:sz w:val="24"/>
                    <w:lang w:val="sk-SK"/>
                    <w:rPrChange w:id="631" w:author="Emma Macháčová" w:date="2020-10-21T00:32:00Z">
                      <w:rPr>
                        <w:rFonts w:ascii="Cambria Math" w:hAnsi="Cambria Math"/>
                        <w:i/>
                        <w:sz w:val="24"/>
                        <w:lang w:val="sk-SK"/>
                      </w:rPr>
                    </w:rPrChange>
                  </w:rPr>
                </w:del>
              </m:ctrlPr>
            </m:accPr>
            <m:e>
              <m:r>
                <w:del w:id="632" w:author="Emma Macháčová" w:date="2020-10-21T00:48:00Z">
                  <w:rPr>
                    <w:rFonts w:ascii="Cambria Math" w:hAnsi="Cambria Math"/>
                    <w:color w:val="FF0000"/>
                    <w:sz w:val="24"/>
                    <w:lang w:val="sk-SK"/>
                    <w:rPrChange w:id="633" w:author="Emma Macháčová" w:date="2020-10-21T00:32:00Z">
                      <w:rPr>
                        <w:rFonts w:ascii="Cambria Math" w:hAnsi="Cambria Math"/>
                        <w:sz w:val="24"/>
                        <w:lang w:val="sk-SK"/>
                      </w:rPr>
                    </w:rPrChange>
                  </w:rPr>
                  <m:t>X</m:t>
                </w:del>
              </m:r>
            </m:e>
          </m:acc>
          <m:r>
            <w:del w:id="634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35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+Z3=X↑(Z3↑)</m:t>
            </w:del>
          </m:r>
        </m:oMath>
      </m:oMathPara>
    </w:p>
    <w:p w14:paraId="4F23E331" w14:textId="68992788" w:rsidR="0025342B" w:rsidRPr="000628AF" w:rsidDel="00235BD6" w:rsidRDefault="0013168A" w:rsidP="00381B1B">
      <w:pPr>
        <w:pStyle w:val="Obyajntext"/>
        <w:rPr>
          <w:del w:id="636" w:author="Emma Macháčová" w:date="2020-10-21T00:48:00Z"/>
          <w:rFonts w:ascii="Times New Roman" w:hAnsi="Times New Roman"/>
          <w:color w:val="FF0000"/>
          <w:sz w:val="24"/>
          <w:lang w:val="sk-SK"/>
          <w:rPrChange w:id="637" w:author="Emma Macháčová" w:date="2020-10-21T00:32:00Z">
            <w:rPr>
              <w:del w:id="638" w:author="Emma Macháčová" w:date="2020-10-21T00:48:00Z"/>
              <w:rFonts w:ascii="Times New Roman" w:hAnsi="Times New Roman"/>
              <w:sz w:val="24"/>
              <w:lang w:val="sk-SK"/>
            </w:rPr>
          </w:rPrChange>
        </w:rPr>
      </w:pPr>
      <m:oMathPara>
        <m:oMathParaPr>
          <m:jc m:val="left"/>
        </m:oMathParaPr>
        <m:oMath>
          <m:r>
            <w:del w:id="639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40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J3=X</m:t>
            </w:del>
          </m:r>
        </m:oMath>
      </m:oMathPara>
    </w:p>
    <w:p w14:paraId="2ECFB90D" w14:textId="41CF2A19" w:rsidR="0025342B" w:rsidRPr="000628AF" w:rsidDel="00235BD6" w:rsidRDefault="0025342B" w:rsidP="00381B1B">
      <w:pPr>
        <w:pStyle w:val="Obyajntext"/>
        <w:rPr>
          <w:del w:id="641" w:author="Emma Macháčová" w:date="2020-10-21T00:48:00Z"/>
          <w:rFonts w:ascii="Times New Roman" w:hAnsi="Times New Roman"/>
          <w:color w:val="FF0000"/>
          <w:sz w:val="24"/>
          <w:lang w:val="sk-SK"/>
          <w:rPrChange w:id="642" w:author="Emma Macháčová" w:date="2020-10-21T00:32:00Z">
            <w:rPr>
              <w:del w:id="643" w:author="Emma Macháčová" w:date="2020-10-21T00:48:00Z"/>
              <w:rFonts w:ascii="Times New Roman" w:hAnsi="Times New Roman"/>
              <w:sz w:val="24"/>
              <w:lang w:val="sk-SK"/>
            </w:rPr>
          </w:rPrChange>
        </w:rPr>
      </w:pPr>
      <m:oMathPara>
        <m:oMathParaPr>
          <m:jc m:val="left"/>
        </m:oMathParaPr>
        <m:oMath>
          <m:r>
            <w:del w:id="644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45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K3=</m:t>
            </w:del>
          </m:r>
          <m:acc>
            <m:accPr>
              <m:chr m:val="̅"/>
              <m:ctrlPr>
                <w:del w:id="646" w:author="Emma Macháčová" w:date="2020-10-21T00:48:00Z">
                  <w:rPr>
                    <w:rFonts w:ascii="Cambria Math" w:hAnsi="Cambria Math"/>
                    <w:i/>
                    <w:color w:val="FF0000"/>
                    <w:sz w:val="24"/>
                    <w:lang w:val="sk-SK"/>
                    <w:rPrChange w:id="647" w:author="Emma Macháčová" w:date="2020-10-21T00:32:00Z">
                      <w:rPr>
                        <w:rFonts w:ascii="Cambria Math" w:hAnsi="Cambria Math"/>
                        <w:i/>
                        <w:sz w:val="24"/>
                        <w:lang w:val="sk-SK"/>
                      </w:rPr>
                    </w:rPrChange>
                  </w:rPr>
                </w:del>
              </m:ctrlPr>
            </m:accPr>
            <m:e>
              <m:r>
                <w:del w:id="648" w:author="Emma Macháčová" w:date="2020-10-21T00:48:00Z">
                  <w:rPr>
                    <w:rFonts w:ascii="Cambria Math" w:hAnsi="Cambria Math"/>
                    <w:color w:val="FF0000"/>
                    <w:sz w:val="24"/>
                    <w:lang w:val="sk-SK"/>
                    <w:rPrChange w:id="649" w:author="Emma Macháčová" w:date="2020-10-21T00:32:00Z">
                      <w:rPr>
                        <w:rFonts w:ascii="Cambria Math" w:hAnsi="Cambria Math"/>
                        <w:sz w:val="24"/>
                        <w:lang w:val="sk-SK"/>
                      </w:rPr>
                    </w:rPrChange>
                  </w:rPr>
                  <m:t>X</m:t>
                </w:del>
              </m:r>
            </m:e>
          </m:acc>
          <m:r>
            <w:del w:id="650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51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=X↑</m:t>
            </w:del>
          </m:r>
        </m:oMath>
      </m:oMathPara>
    </w:p>
    <w:p w14:paraId="71FAF0ED" w14:textId="6733AE1A" w:rsidR="0025342B" w:rsidRPr="000628AF" w:rsidDel="00235BD6" w:rsidRDefault="0025342B" w:rsidP="00381B1B">
      <w:pPr>
        <w:pStyle w:val="Obyajntext"/>
        <w:rPr>
          <w:del w:id="652" w:author="Emma Macháčová" w:date="2020-10-21T00:48:00Z"/>
          <w:rFonts w:ascii="Times New Roman" w:hAnsi="Times New Roman"/>
          <w:color w:val="FF0000"/>
          <w:sz w:val="24"/>
          <w:lang w:val="sk-SK"/>
          <w:rPrChange w:id="653" w:author="Emma Macháčová" w:date="2020-10-21T00:32:00Z">
            <w:rPr>
              <w:del w:id="654" w:author="Emma Macháčová" w:date="2020-10-21T00:48:00Z"/>
              <w:rFonts w:ascii="Times New Roman" w:hAnsi="Times New Roman"/>
              <w:sz w:val="24"/>
              <w:lang w:val="sk-SK"/>
            </w:rPr>
          </w:rPrChange>
        </w:rPr>
      </w:pPr>
      <m:oMathPara>
        <m:oMathParaPr>
          <m:jc m:val="left"/>
        </m:oMathParaPr>
        <m:oMath>
          <m:r>
            <w:del w:id="655" w:author="Emma Macháčová" w:date="2020-10-21T00:48:00Z">
              <w:rPr>
                <w:rFonts w:ascii="Cambria Math" w:hAnsi="Cambria Math"/>
                <w:color w:val="FF0000"/>
                <w:sz w:val="24"/>
                <w:lang w:val="sk-SK"/>
                <w:rPrChange w:id="656" w:author="Emma Macháčová" w:date="2020-10-21T00:32:00Z">
                  <w:rPr>
                    <w:rFonts w:ascii="Cambria Math" w:hAnsi="Cambria Math"/>
                    <w:sz w:val="24"/>
                    <w:lang w:val="sk-SK"/>
                  </w:rPr>
                </w:rPrChange>
              </w:rPr>
              <m:t>Y=X.Z1=(X↑Z1)↑(X↑Z1)</m:t>
            </w:del>
          </m:r>
        </m:oMath>
      </m:oMathPara>
    </w:p>
    <w:p w14:paraId="42F99FB2" w14:textId="77777777" w:rsidR="0025342B" w:rsidRPr="0025342B" w:rsidRDefault="0025342B" w:rsidP="00381B1B">
      <w:pPr>
        <w:pStyle w:val="Obyajntext"/>
        <w:rPr>
          <w:rFonts w:ascii="Times New Roman" w:hAnsi="Times New Roman"/>
          <w:sz w:val="24"/>
          <w:lang w:val="sk-SK"/>
        </w:rPr>
      </w:pPr>
    </w:p>
    <w:p w14:paraId="7D704335" w14:textId="77777777" w:rsidR="00381B1B" w:rsidRPr="00FD098C" w:rsidRDefault="00381B1B" w:rsidP="00A000B9">
      <w:pPr>
        <w:pStyle w:val="Obyajntext"/>
        <w:jc w:val="both"/>
        <w:rPr>
          <w:rFonts w:ascii="Times New Roman" w:hAnsi="Times New Roman"/>
          <w:i/>
          <w:color w:val="FF0000"/>
          <w:sz w:val="24"/>
          <w:lang w:val="sk-SK"/>
          <w:rPrChange w:id="657" w:author="Emma Macháčová" w:date="2020-10-21T00:32:00Z">
            <w:rPr>
              <w:rFonts w:ascii="Times New Roman" w:hAnsi="Times New Roman"/>
              <w:i/>
              <w:sz w:val="24"/>
              <w:lang w:val="sk-SK"/>
            </w:rPr>
          </w:rPrChange>
        </w:rPr>
      </w:pPr>
      <w:r w:rsidRPr="00FD098C">
        <w:rPr>
          <w:rFonts w:ascii="Times New Roman" w:hAnsi="Times New Roman"/>
          <w:color w:val="FF0000"/>
          <w:sz w:val="24"/>
          <w:lang w:val="sk-SK"/>
          <w:rPrChange w:id="658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 xml:space="preserve">Vyjadrenie k počtu logických členov obvodu: </w:t>
      </w:r>
      <w:r w:rsidR="00A40D86" w:rsidRPr="00FD098C">
        <w:rPr>
          <w:rFonts w:ascii="Times New Roman" w:hAnsi="Times New Roman"/>
          <w:color w:val="FF0000"/>
          <w:sz w:val="24"/>
          <w:lang w:val="sk-SK"/>
          <w:rPrChange w:id="659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 xml:space="preserve"> </w:t>
      </w:r>
      <w:r w:rsidR="007F4621" w:rsidRPr="00FD098C">
        <w:rPr>
          <w:rFonts w:ascii="Times New Roman" w:hAnsi="Times New Roman"/>
          <w:color w:val="FF0000"/>
          <w:sz w:val="24"/>
          <w:lang w:val="sk-SK"/>
          <w:rPrChange w:id="660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>8</w:t>
      </w:r>
      <w:r w:rsidR="00A000B9" w:rsidRPr="00FD098C">
        <w:rPr>
          <w:rFonts w:ascii="Times New Roman" w:hAnsi="Times New Roman"/>
          <w:color w:val="FF0000"/>
          <w:sz w:val="24"/>
          <w:lang w:val="sk-SK"/>
          <w:rPrChange w:id="661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 xml:space="preserve"> členov NAND</w:t>
      </w:r>
      <w:r w:rsidR="00A40D86" w:rsidRPr="00FD098C">
        <w:rPr>
          <w:rFonts w:ascii="Times New Roman" w:hAnsi="Times New Roman"/>
          <w:color w:val="FF0000"/>
          <w:sz w:val="24"/>
          <w:lang w:val="sk-SK"/>
          <w:rPrChange w:id="662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>(</w:t>
      </w:r>
      <w:r w:rsidR="00A40D86" w:rsidRPr="00FD098C">
        <w:rPr>
          <w:rFonts w:ascii="Times New Roman" w:hAnsi="Times New Roman"/>
          <w:i/>
          <w:color w:val="FF0000"/>
          <w:sz w:val="24"/>
          <w:highlight w:val="yellow"/>
          <w:lang w:val="sk-SK"/>
          <w:rPrChange w:id="663" w:author="Emma Macháčová" w:date="2020-10-21T00:32:00Z">
            <w:rPr>
              <w:rFonts w:ascii="Times New Roman" w:hAnsi="Times New Roman"/>
              <w:i/>
              <w:sz w:val="24"/>
              <w:highlight w:val="yellow"/>
              <w:lang w:val="sk-SK"/>
            </w:rPr>
          </w:rPrChange>
        </w:rPr>
        <w:t>Pozor na rozvetvenia, napr. X.Z</w:t>
      </w:r>
      <w:r w:rsidR="00A000B9" w:rsidRPr="00FD098C">
        <w:rPr>
          <w:rFonts w:ascii="Times New Roman" w:hAnsi="Times New Roman"/>
          <w:i/>
          <w:color w:val="FF0000"/>
          <w:sz w:val="24"/>
          <w:highlight w:val="yellow"/>
          <w:lang w:val="sk-SK"/>
          <w:rPrChange w:id="664" w:author="Emma Macháčová" w:date="2020-10-21T00:32:00Z">
            <w:rPr>
              <w:rFonts w:ascii="Times New Roman" w:hAnsi="Times New Roman"/>
              <w:i/>
              <w:sz w:val="24"/>
              <w:highlight w:val="yellow"/>
              <w:lang w:val="sk-SK"/>
            </w:rPr>
          </w:rPrChange>
        </w:rPr>
        <w:t>1, zároveň nie je potrebné počítať NAND na negovanie stavových premenných, keďže aj ich negovanú hodnotu nám generuje preklápací obvod).</w:t>
      </w:r>
      <w:r w:rsidR="00A000B9" w:rsidRPr="00FD098C">
        <w:rPr>
          <w:rFonts w:ascii="Times New Roman" w:hAnsi="Times New Roman"/>
          <w:i/>
          <w:color w:val="FF0000"/>
          <w:sz w:val="24"/>
          <w:lang w:val="sk-SK"/>
          <w:rPrChange w:id="665" w:author="Emma Macháčová" w:date="2020-10-21T00:32:00Z">
            <w:rPr>
              <w:rFonts w:ascii="Times New Roman" w:hAnsi="Times New Roman"/>
              <w:i/>
              <w:sz w:val="24"/>
              <w:lang w:val="sk-SK"/>
            </w:rPr>
          </w:rPrChange>
        </w:rPr>
        <w:t xml:space="preserve"> </w:t>
      </w:r>
      <w:r w:rsidR="00A000B9" w:rsidRPr="00FD098C">
        <w:rPr>
          <w:rFonts w:ascii="Times New Roman" w:hAnsi="Times New Roman"/>
          <w:color w:val="FF0000"/>
          <w:sz w:val="24"/>
          <w:lang w:val="sk-SK"/>
          <w:rPrChange w:id="666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 xml:space="preserve">a 3 preklápacie obvody JK </w:t>
      </w:r>
      <w:r w:rsidR="00A000B9" w:rsidRPr="00FD098C">
        <w:rPr>
          <w:rFonts w:ascii="Times New Roman" w:hAnsi="Times New Roman"/>
          <w:color w:val="FF0000"/>
          <w:sz w:val="24"/>
          <w:highlight w:val="yellow"/>
          <w:lang w:val="sk-SK"/>
          <w:rPrChange w:id="667" w:author="Emma Macháčová" w:date="2020-10-21T00:32:00Z">
            <w:rPr>
              <w:rFonts w:ascii="Times New Roman" w:hAnsi="Times New Roman"/>
              <w:sz w:val="24"/>
              <w:highlight w:val="yellow"/>
              <w:lang w:val="sk-SK"/>
            </w:rPr>
          </w:rPrChange>
        </w:rPr>
        <w:t>(</w:t>
      </w:r>
      <w:r w:rsidR="00A000B9" w:rsidRPr="00FD098C">
        <w:rPr>
          <w:rFonts w:ascii="Times New Roman" w:hAnsi="Times New Roman"/>
          <w:i/>
          <w:color w:val="FF0000"/>
          <w:sz w:val="24"/>
          <w:highlight w:val="yellow"/>
          <w:lang w:val="sk-SK"/>
          <w:rPrChange w:id="668" w:author="Emma Macháčová" w:date="2020-10-21T00:32:00Z">
            <w:rPr>
              <w:rFonts w:ascii="Times New Roman" w:hAnsi="Times New Roman"/>
              <w:i/>
              <w:sz w:val="24"/>
              <w:highlight w:val="yellow"/>
              <w:lang w:val="sk-SK"/>
            </w:rPr>
          </w:rPrChange>
        </w:rPr>
        <w:t>každá stavová premenná potrebuje jeden).</w:t>
      </w:r>
    </w:p>
    <w:p w14:paraId="56CF3666" w14:textId="77777777" w:rsidR="00381B1B" w:rsidRPr="00FD098C" w:rsidRDefault="00381B1B" w:rsidP="00381B1B">
      <w:pPr>
        <w:pStyle w:val="Obyajntext"/>
        <w:rPr>
          <w:rFonts w:ascii="Times New Roman" w:hAnsi="Times New Roman"/>
          <w:i/>
          <w:color w:val="FF0000"/>
          <w:sz w:val="24"/>
          <w:lang w:val="sk-SK"/>
          <w:rPrChange w:id="669" w:author="Emma Macháčová" w:date="2020-10-21T00:32:00Z">
            <w:rPr>
              <w:rFonts w:ascii="Times New Roman" w:hAnsi="Times New Roman"/>
              <w:i/>
              <w:sz w:val="24"/>
              <w:lang w:val="sk-SK"/>
            </w:rPr>
          </w:rPrChange>
        </w:rPr>
      </w:pPr>
      <w:r w:rsidRPr="00FD098C">
        <w:rPr>
          <w:rFonts w:ascii="Times New Roman" w:hAnsi="Times New Roman"/>
          <w:color w:val="FF0000"/>
          <w:sz w:val="24"/>
          <w:lang w:val="sk-SK"/>
          <w:rPrChange w:id="670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>Vyjadrenie k počtu vstupo</w:t>
      </w:r>
      <w:r w:rsidR="00A40D86" w:rsidRPr="00FD098C">
        <w:rPr>
          <w:rFonts w:ascii="Times New Roman" w:hAnsi="Times New Roman"/>
          <w:color w:val="FF0000"/>
          <w:sz w:val="24"/>
          <w:lang w:val="sk-SK"/>
          <w:rPrChange w:id="671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 xml:space="preserve">v do logických členov obvodu: </w:t>
      </w:r>
      <w:r w:rsidR="00911825" w:rsidRPr="00FD098C">
        <w:rPr>
          <w:rFonts w:ascii="Times New Roman" w:hAnsi="Times New Roman"/>
          <w:color w:val="FF0000"/>
          <w:sz w:val="24"/>
          <w:lang w:val="sk-SK"/>
          <w:rPrChange w:id="672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>2</w:t>
      </w:r>
      <w:r w:rsidR="007F4621" w:rsidRPr="00FD098C">
        <w:rPr>
          <w:rFonts w:ascii="Times New Roman" w:hAnsi="Times New Roman"/>
          <w:color w:val="FF0000"/>
          <w:sz w:val="24"/>
          <w:lang w:val="sk-SK"/>
          <w:rPrChange w:id="673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>9</w:t>
      </w:r>
      <w:r w:rsidR="00911825" w:rsidRPr="00FD098C">
        <w:rPr>
          <w:rFonts w:ascii="Times New Roman" w:hAnsi="Times New Roman"/>
          <w:color w:val="FF0000"/>
          <w:sz w:val="24"/>
          <w:lang w:val="sk-SK"/>
          <w:rPrChange w:id="674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 xml:space="preserve"> (1</w:t>
      </w:r>
      <w:r w:rsidR="007F4621" w:rsidRPr="00FD098C">
        <w:rPr>
          <w:rFonts w:ascii="Times New Roman" w:hAnsi="Times New Roman"/>
          <w:color w:val="FF0000"/>
          <w:sz w:val="24"/>
          <w:lang w:val="sk-SK"/>
          <w:rPrChange w:id="675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>7</w:t>
      </w:r>
      <w:r w:rsidR="00A000B9" w:rsidRPr="00FD098C">
        <w:rPr>
          <w:rFonts w:ascii="Times New Roman" w:hAnsi="Times New Roman"/>
          <w:color w:val="FF0000"/>
          <w:sz w:val="24"/>
          <w:lang w:val="sk-SK"/>
          <w:rPrChange w:id="676" w:author="Emma Macháčová" w:date="2020-10-21T00:32:00Z">
            <w:rPr>
              <w:rFonts w:ascii="Times New Roman" w:hAnsi="Times New Roman"/>
              <w:sz w:val="24"/>
              <w:lang w:val="sk-SK"/>
            </w:rPr>
          </w:rPrChange>
        </w:rPr>
        <w:t xml:space="preserve"> v kombinačnej časti a 12 v pamäťovej časti). </w:t>
      </w:r>
      <w:r w:rsidR="00A000B9" w:rsidRPr="00FD098C">
        <w:rPr>
          <w:rFonts w:ascii="Times New Roman" w:hAnsi="Times New Roman"/>
          <w:i/>
          <w:color w:val="FF0000"/>
          <w:sz w:val="24"/>
          <w:highlight w:val="yellow"/>
          <w:lang w:val="sk-SK"/>
          <w:rPrChange w:id="677" w:author="Emma Macháčová" w:date="2020-10-21T00:32:00Z">
            <w:rPr>
              <w:rFonts w:ascii="Times New Roman" w:hAnsi="Times New Roman"/>
              <w:i/>
              <w:sz w:val="24"/>
              <w:highlight w:val="yellow"/>
              <w:lang w:val="sk-SK"/>
            </w:rPr>
          </w:rPrChange>
        </w:rPr>
        <w:t>Je potrebné pripočítať aj hodinový a resetovací signál na každý preklápací obvod JK (t.j. 2.3=6 v tomto prípade).</w:t>
      </w:r>
    </w:p>
    <w:p w14:paraId="6666C17E" w14:textId="77777777" w:rsidR="00381B1B" w:rsidRDefault="00381B1B" w:rsidP="00381B1B">
      <w:pPr>
        <w:pStyle w:val="Obyajntext"/>
        <w:rPr>
          <w:rFonts w:ascii="Times New Roman" w:hAnsi="Times New Roman"/>
          <w:b/>
          <w:sz w:val="24"/>
          <w:szCs w:val="24"/>
          <w:lang w:val="sk-SK"/>
        </w:rPr>
      </w:pPr>
    </w:p>
    <w:p w14:paraId="0F19E1D5" w14:textId="77777777" w:rsidR="00381B1B" w:rsidRDefault="00381B1B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</w:p>
    <w:p w14:paraId="61F0E4D2" w14:textId="77777777" w:rsidR="004D3571" w:rsidRDefault="004D3571">
      <w:pPr>
        <w:spacing w:after="200" w:line="276" w:lineRule="auto"/>
        <w:rPr>
          <w:ins w:id="678" w:author="Emma Macháčová" w:date="2020-10-21T00:32:00Z"/>
          <w:b/>
          <w:noProof w:val="0"/>
          <w:szCs w:val="20"/>
          <w:lang w:eastAsia="en-US"/>
        </w:rPr>
      </w:pPr>
      <w:ins w:id="679" w:author="Emma Macháčová" w:date="2020-10-21T00:32:00Z">
        <w:r>
          <w:rPr>
            <w:b/>
          </w:rPr>
          <w:br w:type="page"/>
        </w:r>
      </w:ins>
    </w:p>
    <w:p w14:paraId="6EF960CC" w14:textId="6F7E78E5" w:rsidR="00381B1B" w:rsidRDefault="00381B1B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  <w:r w:rsidRPr="00C05A9A">
        <w:rPr>
          <w:rFonts w:ascii="Times New Roman" w:hAnsi="Times New Roman"/>
          <w:b/>
          <w:sz w:val="24"/>
          <w:lang w:val="sk-SK"/>
        </w:rPr>
        <w:t>Schéma:</w:t>
      </w:r>
    </w:p>
    <w:p w14:paraId="700369B1" w14:textId="77777777" w:rsidR="00381B1B" w:rsidRPr="00C05A9A" w:rsidRDefault="00197F5D" w:rsidP="00381B1B">
      <w:pPr>
        <w:pStyle w:val="Obyajntext"/>
        <w:rPr>
          <w:rFonts w:ascii="Times New Roman" w:hAnsi="Times New Roman"/>
          <w:b/>
          <w:sz w:val="24"/>
          <w:lang w:val="sk-SK"/>
        </w:rPr>
      </w:pPr>
      <w:r>
        <w:rPr>
          <w:b/>
          <w:noProof/>
          <w:lang w:val="sk-SK" w:eastAsia="sk-SK"/>
        </w:rPr>
        <w:drawing>
          <wp:inline distT="0" distB="0" distL="0" distR="0" wp14:anchorId="780B6787" wp14:editId="688F954F">
            <wp:extent cx="5760720" cy="4123230"/>
            <wp:effectExtent l="19050" t="0" r="0" b="0"/>
            <wp:docPr id="1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FAA79B" w14:textId="77777777" w:rsidR="00381B1B" w:rsidRDefault="00381B1B" w:rsidP="00381B1B">
      <w:pPr>
        <w:pStyle w:val="Obyajntext"/>
        <w:rPr>
          <w:rFonts w:ascii="Times New Roman" w:hAnsi="Times New Roman"/>
          <w:sz w:val="24"/>
          <w:lang w:val="sk-SK"/>
        </w:rPr>
      </w:pPr>
      <w:r w:rsidRPr="00C05A9A">
        <w:rPr>
          <w:rFonts w:ascii="Times New Roman" w:hAnsi="Times New Roman"/>
          <w:sz w:val="24"/>
          <w:lang w:val="sk-SK"/>
        </w:rPr>
        <w:t xml:space="preserve">              </w:t>
      </w:r>
    </w:p>
    <w:p w14:paraId="23FCCC56" w14:textId="77777777" w:rsidR="006F7DBE" w:rsidRPr="006F7DBE" w:rsidRDefault="006F7DBE" w:rsidP="006F7DBE">
      <w:pPr>
        <w:pStyle w:val="Obyajntext"/>
        <w:jc w:val="both"/>
        <w:rPr>
          <w:rFonts w:ascii="Times New Roman" w:hAnsi="Times New Roman"/>
          <w:i/>
          <w:sz w:val="24"/>
          <w:lang w:val="sk-SK"/>
        </w:rPr>
      </w:pPr>
      <w:r w:rsidRPr="006F7DBE">
        <w:rPr>
          <w:rFonts w:ascii="Times New Roman" w:hAnsi="Times New Roman"/>
          <w:i/>
          <w:sz w:val="24"/>
          <w:highlight w:val="yellow"/>
          <w:lang w:val="sk-SK"/>
        </w:rPr>
        <w:t>Poznámka: Otestujte si túto schému pre správne zobrazenie postupnosti 10101. Prepínané stavy vidíte v JK preklápacích obvodoch, keď si ich spojíte, tak získate stav, v ktorom sa nachádzate</w:t>
      </w:r>
      <w:r>
        <w:rPr>
          <w:rFonts w:ascii="Times New Roman" w:hAnsi="Times New Roman"/>
          <w:i/>
          <w:sz w:val="24"/>
          <w:highlight w:val="yellow"/>
          <w:lang w:val="sk-SK"/>
        </w:rPr>
        <w:t xml:space="preserve">. Pre prejdenie celej periódy je potrebné dvakrát kliknúť na CLK (aby ste urobili aj nábežnú aj </w:t>
      </w:r>
      <w:proofErr w:type="spellStart"/>
      <w:r>
        <w:rPr>
          <w:rFonts w:ascii="Times New Roman" w:hAnsi="Times New Roman"/>
          <w:i/>
          <w:sz w:val="24"/>
          <w:highlight w:val="yellow"/>
          <w:lang w:val="sk-SK"/>
        </w:rPr>
        <w:t>dobežnú</w:t>
      </w:r>
      <w:proofErr w:type="spellEnd"/>
      <w:r>
        <w:rPr>
          <w:rFonts w:ascii="Times New Roman" w:hAnsi="Times New Roman"/>
          <w:i/>
          <w:sz w:val="24"/>
          <w:highlight w:val="yellow"/>
          <w:lang w:val="sk-SK"/>
        </w:rPr>
        <w:t xml:space="preserve"> hranu hodinového signálu)</w:t>
      </w:r>
      <w:r w:rsidRPr="006F7DBE">
        <w:rPr>
          <w:rFonts w:ascii="Times New Roman" w:hAnsi="Times New Roman"/>
          <w:i/>
          <w:sz w:val="24"/>
          <w:highlight w:val="yellow"/>
          <w:lang w:val="sk-SK"/>
        </w:rPr>
        <w:t>.</w:t>
      </w:r>
    </w:p>
    <w:p w14:paraId="3437CFB7" w14:textId="77777777" w:rsidR="00381B1B" w:rsidRPr="00C05A9A" w:rsidRDefault="00381B1B" w:rsidP="00381B1B">
      <w:pPr>
        <w:pStyle w:val="Obyajntext"/>
        <w:rPr>
          <w:rFonts w:ascii="Times New Roman" w:hAnsi="Times New Roman"/>
          <w:lang w:val="sk-SK"/>
        </w:rPr>
      </w:pPr>
    </w:p>
    <w:p w14:paraId="5C287C77" w14:textId="77777777" w:rsidR="00381B1B" w:rsidRDefault="00381B1B" w:rsidP="00381B1B">
      <w:pPr>
        <w:rPr>
          <w:b/>
        </w:rPr>
      </w:pPr>
      <w:r w:rsidRPr="00C05A9A">
        <w:rPr>
          <w:b/>
          <w:sz w:val="28"/>
          <w:szCs w:val="28"/>
        </w:rPr>
        <w:t>Zhodnotenie</w:t>
      </w:r>
    </w:p>
    <w:p w14:paraId="183BCB08" w14:textId="77777777" w:rsidR="00381B1B" w:rsidRPr="00086BA2" w:rsidRDefault="00381B1B" w:rsidP="00381B1B">
      <w:pPr>
        <w:jc w:val="both"/>
        <w:rPr>
          <w:i/>
        </w:rPr>
      </w:pPr>
      <w:r w:rsidRPr="00086BA2">
        <w:rPr>
          <w:i/>
          <w:highlight w:val="yellow"/>
        </w:rPr>
        <w:t xml:space="preserve">Stručne popísať </w:t>
      </w:r>
      <w:r>
        <w:rPr>
          <w:i/>
          <w:highlight w:val="yellow"/>
        </w:rPr>
        <w:t xml:space="preserve">zadanie úlohy </w:t>
      </w:r>
      <w:r w:rsidRPr="00086BA2">
        <w:rPr>
          <w:i/>
          <w:highlight w:val="yellow"/>
        </w:rPr>
        <w:t>postup riešenia a spôsob overenia riešenia</w:t>
      </w:r>
      <w:r w:rsidR="0018198E">
        <w:rPr>
          <w:i/>
          <w:highlight w:val="yellow"/>
        </w:rPr>
        <w:t>, vyjadrenie k funkčnosti obvodu</w:t>
      </w:r>
      <w:r w:rsidRPr="00086BA2">
        <w:rPr>
          <w:i/>
          <w:highlight w:val="yellow"/>
        </w:rPr>
        <w:t xml:space="preserve">. </w:t>
      </w:r>
    </w:p>
    <w:p w14:paraId="48E8B7AA" w14:textId="77777777" w:rsidR="00381B1B" w:rsidRPr="00C05A9A" w:rsidRDefault="00381B1B" w:rsidP="00381B1B">
      <w:pPr>
        <w:rPr>
          <w:sz w:val="28"/>
          <w:szCs w:val="28"/>
        </w:rPr>
      </w:pPr>
    </w:p>
    <w:p w14:paraId="22DAD2B8" w14:textId="77777777" w:rsidR="00381B1B" w:rsidRPr="00C05A9A" w:rsidRDefault="00381B1B" w:rsidP="00381B1B"/>
    <w:p w14:paraId="3FD2AE24" w14:textId="77777777" w:rsidR="00381B1B" w:rsidRPr="00C05A9A" w:rsidRDefault="00381B1B" w:rsidP="00381B1B">
      <w:pPr>
        <w:pBdr>
          <w:bottom w:val="single" w:sz="12" w:space="1" w:color="auto"/>
        </w:pBdr>
        <w:rPr>
          <w:noProof w:val="0"/>
          <w:lang w:eastAsia="en-US"/>
        </w:rPr>
      </w:pPr>
    </w:p>
    <w:p w14:paraId="106F77FE" w14:textId="77777777" w:rsidR="00381B1B" w:rsidRPr="00C05A9A" w:rsidRDefault="00381B1B" w:rsidP="00381B1B">
      <w:pPr>
        <w:rPr>
          <w:noProof w:val="0"/>
          <w:lang w:eastAsia="en-US"/>
        </w:rPr>
      </w:pPr>
    </w:p>
    <w:p w14:paraId="1F5B07BE" w14:textId="77777777" w:rsidR="00381B1B" w:rsidRPr="003705A9" w:rsidRDefault="00381B1B" w:rsidP="00381B1B">
      <w:pPr>
        <w:rPr>
          <w:highlight w:val="yellow"/>
        </w:rPr>
      </w:pPr>
      <w:r w:rsidRPr="003705A9">
        <w:rPr>
          <w:highlight w:val="yellow"/>
        </w:rPr>
        <w:t xml:space="preserve">Na miesto odovzdania sa odovzdáva </w:t>
      </w:r>
    </w:p>
    <w:p w14:paraId="0244CDE8" w14:textId="77777777" w:rsidR="00381B1B" w:rsidRPr="003705A9" w:rsidRDefault="00381B1B" w:rsidP="00381B1B">
      <w:pPr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d</w:t>
      </w:r>
      <w:r w:rsidRPr="003705A9">
        <w:rPr>
          <w:highlight w:val="yellow"/>
        </w:rPr>
        <w:t>okument (</w:t>
      </w:r>
      <w:r>
        <w:rPr>
          <w:highlight w:val="yellow"/>
        </w:rPr>
        <w:t>vo formáte docx alebo pdf</w:t>
      </w:r>
      <w:r w:rsidRPr="003705A9">
        <w:rPr>
          <w:highlight w:val="yellow"/>
        </w:rPr>
        <w:t xml:space="preserve">), </w:t>
      </w:r>
    </w:p>
    <w:p w14:paraId="249BF481" w14:textId="77777777" w:rsidR="00381B1B" w:rsidRPr="003705A9" w:rsidRDefault="00381B1B" w:rsidP="00381B1B">
      <w:pPr>
        <w:numPr>
          <w:ilvl w:val="0"/>
          <w:numId w:val="2"/>
        </w:numPr>
        <w:rPr>
          <w:highlight w:val="yellow"/>
        </w:rPr>
      </w:pPr>
      <w:r w:rsidRPr="003705A9">
        <w:rPr>
          <w:highlight w:val="yellow"/>
        </w:rPr>
        <w:t>vstupný súbor pre Espresso</w:t>
      </w:r>
      <w:r>
        <w:rPr>
          <w:highlight w:val="yellow"/>
        </w:rPr>
        <w:t xml:space="preserve"> (postačuje napísať v hlavnej dokumentácii)</w:t>
      </w:r>
      <w:r w:rsidRPr="003705A9">
        <w:rPr>
          <w:highlight w:val="yellow"/>
        </w:rPr>
        <w:t>, </w:t>
      </w:r>
    </w:p>
    <w:p w14:paraId="0DFFCDB0" w14:textId="77777777" w:rsidR="00381B1B" w:rsidRPr="003705A9" w:rsidRDefault="00381B1B" w:rsidP="00381B1B">
      <w:pPr>
        <w:numPr>
          <w:ilvl w:val="0"/>
          <w:numId w:val="2"/>
        </w:numPr>
        <w:rPr>
          <w:highlight w:val="yellow"/>
        </w:rPr>
      </w:pPr>
      <w:r w:rsidRPr="003705A9">
        <w:rPr>
          <w:highlight w:val="yellow"/>
        </w:rPr>
        <w:t xml:space="preserve">výstupný súbor z Espressa </w:t>
      </w:r>
      <w:r>
        <w:rPr>
          <w:highlight w:val="yellow"/>
        </w:rPr>
        <w:t>(postačuje napísať v hlavnej dokumentácii),</w:t>
      </w:r>
    </w:p>
    <w:p w14:paraId="298294BB" w14:textId="77777777" w:rsidR="00381B1B" w:rsidRPr="003705A9" w:rsidRDefault="00381B1B" w:rsidP="00381B1B">
      <w:pPr>
        <w:numPr>
          <w:ilvl w:val="0"/>
          <w:numId w:val="2"/>
        </w:numPr>
        <w:rPr>
          <w:highlight w:val="yellow"/>
        </w:rPr>
      </w:pPr>
      <w:r w:rsidRPr="003705A9">
        <w:rPr>
          <w:highlight w:val="yellow"/>
        </w:rPr>
        <w:t>súbor s obvodom pre overenie riešenia simuláciou.</w:t>
      </w:r>
    </w:p>
    <w:p w14:paraId="1190A1D4" w14:textId="77777777" w:rsidR="00381B1B" w:rsidRPr="003705A9" w:rsidRDefault="00381B1B" w:rsidP="00381B1B">
      <w:pPr>
        <w:rPr>
          <w:b/>
          <w:highlight w:val="yellow"/>
        </w:rPr>
      </w:pPr>
    </w:p>
    <w:p w14:paraId="749CF7F6" w14:textId="77777777" w:rsidR="00381B1B" w:rsidRPr="003705A9" w:rsidRDefault="00381B1B" w:rsidP="00381B1B">
      <w:pPr>
        <w:rPr>
          <w:b/>
          <w:highlight w:val="yellow"/>
        </w:rPr>
      </w:pPr>
      <w:r w:rsidRPr="003705A9">
        <w:rPr>
          <w:b/>
          <w:highlight w:val="yellow"/>
        </w:rPr>
        <w:t xml:space="preserve">Upozornenie  </w:t>
      </w:r>
    </w:p>
    <w:p w14:paraId="44E1902D" w14:textId="77777777" w:rsidR="00381B1B" w:rsidRPr="003705A9" w:rsidRDefault="00381B1B" w:rsidP="00381B1B">
      <w:pPr>
        <w:rPr>
          <w:highlight w:val="yellow"/>
        </w:rPr>
      </w:pPr>
      <w:r w:rsidRPr="003705A9">
        <w:rPr>
          <w:highlight w:val="yellow"/>
        </w:rPr>
        <w:t xml:space="preserve"> Odovzdaný dokument musí obsahovať </w:t>
      </w:r>
      <w:r w:rsidRPr="003705A9">
        <w:rPr>
          <w:b/>
          <w:highlight w:val="yellow"/>
        </w:rPr>
        <w:t>len</w:t>
      </w:r>
      <w:r w:rsidRPr="003705A9">
        <w:rPr>
          <w:highlight w:val="yellow"/>
        </w:rPr>
        <w:t xml:space="preserve"> nasledovné informácie:</w:t>
      </w:r>
    </w:p>
    <w:p w14:paraId="1C64F946" w14:textId="77777777" w:rsidR="00381B1B" w:rsidRPr="003705A9" w:rsidRDefault="00381B1B" w:rsidP="00381B1B">
      <w:pPr>
        <w:pStyle w:val="Odsekzoznamu"/>
        <w:numPr>
          <w:ilvl w:val="0"/>
          <w:numId w:val="3"/>
        </w:numPr>
        <w:rPr>
          <w:noProof w:val="0"/>
          <w:highlight w:val="yellow"/>
          <w:lang w:eastAsia="en-US"/>
        </w:rPr>
      </w:pPr>
      <w:r w:rsidRPr="003705A9">
        <w:rPr>
          <w:noProof w:val="0"/>
          <w:highlight w:val="yellow"/>
          <w:lang w:eastAsia="en-US"/>
        </w:rPr>
        <w:t>identifikáciu autora riešenia</w:t>
      </w:r>
      <w:r>
        <w:rPr>
          <w:noProof w:val="0"/>
          <w:highlight w:val="yellow"/>
          <w:lang w:eastAsia="en-US"/>
        </w:rPr>
        <w:t>,</w:t>
      </w:r>
    </w:p>
    <w:p w14:paraId="68BBAD9F" w14:textId="77777777" w:rsidR="00381B1B" w:rsidRPr="003705A9" w:rsidRDefault="00381B1B" w:rsidP="00381B1B">
      <w:pPr>
        <w:pStyle w:val="Odsekzoznamu"/>
        <w:numPr>
          <w:ilvl w:val="0"/>
          <w:numId w:val="3"/>
        </w:numPr>
        <w:rPr>
          <w:highlight w:val="yellow"/>
        </w:rPr>
      </w:pPr>
      <w:r w:rsidRPr="003705A9">
        <w:rPr>
          <w:highlight w:val="yellow"/>
        </w:rPr>
        <w:t>nadpis</w:t>
      </w:r>
      <w:r>
        <w:rPr>
          <w:highlight w:val="yellow"/>
        </w:rPr>
        <w:t>,</w:t>
      </w:r>
    </w:p>
    <w:p w14:paraId="030099A3" w14:textId="77777777" w:rsidR="00381B1B" w:rsidRPr="003705A9" w:rsidRDefault="00381B1B" w:rsidP="00381B1B">
      <w:pPr>
        <w:pStyle w:val="Odsekzoznamu"/>
        <w:numPr>
          <w:ilvl w:val="0"/>
          <w:numId w:val="3"/>
        </w:numPr>
        <w:rPr>
          <w:highlight w:val="yellow"/>
        </w:rPr>
      </w:pPr>
      <w:r w:rsidRPr="003705A9">
        <w:rPr>
          <w:highlight w:val="yellow"/>
        </w:rPr>
        <w:t>text zadania</w:t>
      </w:r>
      <w:r>
        <w:rPr>
          <w:highlight w:val="yellow"/>
        </w:rPr>
        <w:t>,</w:t>
      </w:r>
    </w:p>
    <w:p w14:paraId="4912B2C5" w14:textId="77777777" w:rsidR="00381B1B" w:rsidRPr="003705A9" w:rsidRDefault="00A40D86" w:rsidP="00381B1B">
      <w:pPr>
        <w:pStyle w:val="Odsekzoznamu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>zadanú postupnosť,</w:t>
      </w:r>
    </w:p>
    <w:p w14:paraId="6D60FE04" w14:textId="77777777" w:rsidR="00381B1B" w:rsidRPr="003705A9" w:rsidRDefault="00A40D86" w:rsidP="00381B1B">
      <w:pPr>
        <w:pStyle w:val="Odsekzoznamu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>prechodovú tabuľku a graf typu Mealy alebo Moore,</w:t>
      </w:r>
    </w:p>
    <w:p w14:paraId="3CFDD71D" w14:textId="77777777" w:rsidR="00381B1B" w:rsidRPr="003705A9" w:rsidRDefault="00A40D86" w:rsidP="00381B1B">
      <w:pPr>
        <w:pStyle w:val="Odsekzoznamu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>Karnaughove mapy pre budiace funkcie D-PO, Y</w:t>
      </w:r>
      <w:r w:rsidR="00381B1B">
        <w:rPr>
          <w:highlight w:val="yellow"/>
        </w:rPr>
        <w:t>,</w:t>
      </w:r>
    </w:p>
    <w:p w14:paraId="71325085" w14:textId="77777777" w:rsidR="00381B1B" w:rsidRDefault="00A40D86" w:rsidP="00381B1B">
      <w:pPr>
        <w:pStyle w:val="Odsekzoznamu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>Karnaughove mapy pre budiace funkcie JK-PO</w:t>
      </w:r>
      <w:r w:rsidR="00381B1B">
        <w:rPr>
          <w:highlight w:val="yellow"/>
        </w:rPr>
        <w:t>,</w:t>
      </w:r>
    </w:p>
    <w:p w14:paraId="3247E81E" w14:textId="77777777" w:rsidR="00A40D86" w:rsidRPr="003705A9" w:rsidRDefault="00A40D86" w:rsidP="00381B1B">
      <w:pPr>
        <w:pStyle w:val="Odsekzoznamu"/>
        <w:numPr>
          <w:ilvl w:val="0"/>
          <w:numId w:val="3"/>
        </w:numPr>
        <w:rPr>
          <w:highlight w:val="yellow"/>
        </w:rPr>
      </w:pPr>
      <w:r>
        <w:rPr>
          <w:highlight w:val="yellow"/>
        </w:rPr>
        <w:t>DNF formu pre budiace funkcie JK-PO a Y,</w:t>
      </w:r>
    </w:p>
    <w:p w14:paraId="0BA08CA9" w14:textId="77777777" w:rsidR="00381B1B" w:rsidRPr="003705A9" w:rsidRDefault="00381B1B" w:rsidP="00381B1B">
      <w:pPr>
        <w:pStyle w:val="Odsekzoznamu"/>
        <w:numPr>
          <w:ilvl w:val="0"/>
          <w:numId w:val="3"/>
        </w:numPr>
        <w:rPr>
          <w:iCs/>
          <w:highlight w:val="yellow"/>
        </w:rPr>
      </w:pPr>
      <w:r w:rsidRPr="003705A9">
        <w:rPr>
          <w:highlight w:val="yellow"/>
        </w:rPr>
        <w:t xml:space="preserve">celý postup úpravy </w:t>
      </w:r>
      <w:r w:rsidR="00D40093">
        <w:rPr>
          <w:highlight w:val="yellow"/>
        </w:rPr>
        <w:t xml:space="preserve">na Shefferovú funkciu </w:t>
      </w:r>
      <w:r w:rsidRPr="003705A9">
        <w:rPr>
          <w:highlight w:val="yellow"/>
        </w:rPr>
        <w:t xml:space="preserve">s použitím </w:t>
      </w:r>
      <m:oMath>
        <m:r>
          <w:rPr>
            <w:rFonts w:ascii="Cambria Math" w:hAnsi="Cambria Math"/>
            <w:highlight w:val="yellow"/>
          </w:rPr>
          <m:t>↑</m:t>
        </m:r>
      </m:oMath>
      <w:r w:rsidRPr="003705A9">
        <w:rPr>
          <w:iCs/>
          <w:highlight w:val="yellow"/>
        </w:rPr>
        <w:t xml:space="preserve"> (NAND)</w:t>
      </w:r>
      <w:r>
        <w:rPr>
          <w:iCs/>
          <w:highlight w:val="yellow"/>
        </w:rPr>
        <w:t>,</w:t>
      </w:r>
    </w:p>
    <w:p w14:paraId="2940E6FE" w14:textId="77777777" w:rsidR="00381B1B" w:rsidRPr="003705A9" w:rsidRDefault="00A40D86" w:rsidP="00381B1B">
      <w:pPr>
        <w:pStyle w:val="Odsekzoznamu"/>
        <w:numPr>
          <w:ilvl w:val="0"/>
          <w:numId w:val="3"/>
        </w:numPr>
        <w:rPr>
          <w:sz w:val="28"/>
          <w:szCs w:val="28"/>
          <w:highlight w:val="yellow"/>
        </w:rPr>
      </w:pPr>
      <w:r>
        <w:rPr>
          <w:highlight w:val="yellow"/>
        </w:rPr>
        <w:t>zhodnotenie.</w:t>
      </w:r>
    </w:p>
    <w:p w14:paraId="39EA6F92" w14:textId="77777777" w:rsidR="00381B1B" w:rsidRDefault="00381B1B"/>
    <w:sectPr w:rsidR="00381B1B" w:rsidSect="00D55DC5">
      <w:headerReference w:type="default" r:id="rId17"/>
      <w:type w:val="continuous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A0CA23" w14:textId="77777777" w:rsidR="00252787" w:rsidRDefault="00252787" w:rsidP="00B50F92">
      <w:r>
        <w:separator/>
      </w:r>
    </w:p>
  </w:endnote>
  <w:endnote w:type="continuationSeparator" w:id="0">
    <w:p w14:paraId="03F3E152" w14:textId="77777777" w:rsidR="00252787" w:rsidRDefault="00252787" w:rsidP="00B50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0C0DFE" w14:textId="77777777" w:rsidR="00252787" w:rsidRDefault="00252787" w:rsidP="00B50F92">
      <w:r>
        <w:separator/>
      </w:r>
    </w:p>
  </w:footnote>
  <w:footnote w:type="continuationSeparator" w:id="0">
    <w:p w14:paraId="118A6433" w14:textId="77777777" w:rsidR="00252787" w:rsidRDefault="00252787" w:rsidP="00B50F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E1C6FF" w14:textId="77777777" w:rsidR="009209D3" w:rsidRPr="009209D3" w:rsidRDefault="009209D3" w:rsidP="009209D3">
    <w:pPr>
      <w:pStyle w:val="Hlavika"/>
      <w:rPr>
        <w:ins w:id="680" w:author="Emma Macháčová" w:date="2020-10-20T19:59:00Z"/>
        <w:lang w:val="en-US"/>
      </w:rPr>
    </w:pPr>
    <w:ins w:id="681" w:author="Emma Macháčová" w:date="2020-10-20T19:59:00Z">
      <w:r w:rsidRPr="009209D3">
        <w:rPr>
          <w:lang w:val="en-US"/>
        </w:rPr>
        <w:t>Emma Macháčová, ID: 103037</w:t>
      </w:r>
    </w:ins>
  </w:p>
  <w:p w14:paraId="2897A6C3" w14:textId="279BDE8F" w:rsidR="009209D3" w:rsidDel="009209D3" w:rsidRDefault="009209D3" w:rsidP="009209D3">
    <w:pPr>
      <w:pStyle w:val="Hlavika"/>
      <w:rPr>
        <w:del w:id="682" w:author="Emma Macháčová" w:date="2020-10-20T19:59:00Z"/>
      </w:rPr>
    </w:pPr>
    <w:ins w:id="683" w:author="Emma Macháčová" w:date="2020-10-20T19:59:00Z">
      <w:r w:rsidRPr="009209D3">
        <w:rPr>
          <w:lang w:val="en-US"/>
        </w:rPr>
        <w:t>Utorok 18:00</w:t>
      </w:r>
    </w:ins>
    <w:del w:id="684" w:author="Emma Macháčová" w:date="2020-10-20T19:59:00Z">
      <w:r w:rsidDel="009209D3">
        <w:rPr>
          <w:lang w:val="en-US"/>
        </w:rPr>
        <w:delText>Arno</w:delText>
      </w:r>
      <w:r w:rsidDel="009209D3">
        <w:delText>št Kábel, ID: 12345</w:delText>
      </w:r>
    </w:del>
  </w:p>
  <w:p w14:paraId="5CE54C39" w14:textId="7E91366C" w:rsidR="009209D3" w:rsidRPr="00C05A9A" w:rsidRDefault="009209D3">
    <w:pPr>
      <w:pStyle w:val="Hlavika"/>
    </w:pPr>
    <w:del w:id="685" w:author="Emma Macháčová" w:date="2020-10-20T19:59:00Z">
      <w:r w:rsidDel="009209D3">
        <w:delText>Pondelok: 14:00</w:delText>
      </w:r>
    </w:del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B7B5C"/>
    <w:multiLevelType w:val="hybridMultilevel"/>
    <w:tmpl w:val="A5620DDE"/>
    <w:lvl w:ilvl="0" w:tplc="B47EDC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B26D9"/>
    <w:multiLevelType w:val="hybridMultilevel"/>
    <w:tmpl w:val="61E4E662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44EE3"/>
    <w:multiLevelType w:val="hybridMultilevel"/>
    <w:tmpl w:val="1C14B026"/>
    <w:lvl w:ilvl="0" w:tplc="5C8A9B36">
      <w:start w:val="100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45A72"/>
    <w:multiLevelType w:val="hybridMultilevel"/>
    <w:tmpl w:val="FD58B3BA"/>
    <w:lvl w:ilvl="0" w:tplc="5C8A9B36">
      <w:start w:val="100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Emma Macháčová">
    <w15:presenceInfo w15:providerId="None" w15:userId="Emma Macháčová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trackRevisions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1B1B"/>
    <w:rsid w:val="00037B1F"/>
    <w:rsid w:val="000628AF"/>
    <w:rsid w:val="000849B2"/>
    <w:rsid w:val="00107DCE"/>
    <w:rsid w:val="0013067D"/>
    <w:rsid w:val="0013168A"/>
    <w:rsid w:val="0018198E"/>
    <w:rsid w:val="00197F5D"/>
    <w:rsid w:val="001B28E4"/>
    <w:rsid w:val="001C5FC5"/>
    <w:rsid w:val="00204AD5"/>
    <w:rsid w:val="00226F36"/>
    <w:rsid w:val="00227C84"/>
    <w:rsid w:val="00235BD6"/>
    <w:rsid w:val="00241566"/>
    <w:rsid w:val="00252787"/>
    <w:rsid w:val="0025342B"/>
    <w:rsid w:val="0027467E"/>
    <w:rsid w:val="002B5C6F"/>
    <w:rsid w:val="00305432"/>
    <w:rsid w:val="0031347A"/>
    <w:rsid w:val="00321EBA"/>
    <w:rsid w:val="00343E21"/>
    <w:rsid w:val="003448AA"/>
    <w:rsid w:val="00356251"/>
    <w:rsid w:val="00381B1B"/>
    <w:rsid w:val="00392788"/>
    <w:rsid w:val="003D0C5E"/>
    <w:rsid w:val="004000AA"/>
    <w:rsid w:val="00405984"/>
    <w:rsid w:val="00427A23"/>
    <w:rsid w:val="0049778C"/>
    <w:rsid w:val="004A23F8"/>
    <w:rsid w:val="004A53BA"/>
    <w:rsid w:val="004B373D"/>
    <w:rsid w:val="004B389F"/>
    <w:rsid w:val="004D3571"/>
    <w:rsid w:val="00504F7D"/>
    <w:rsid w:val="00516022"/>
    <w:rsid w:val="005329C8"/>
    <w:rsid w:val="00536932"/>
    <w:rsid w:val="00554082"/>
    <w:rsid w:val="005A1B97"/>
    <w:rsid w:val="005B0D3E"/>
    <w:rsid w:val="00630F31"/>
    <w:rsid w:val="00691530"/>
    <w:rsid w:val="00696CE5"/>
    <w:rsid w:val="006F7DBE"/>
    <w:rsid w:val="007338DF"/>
    <w:rsid w:val="00737DFE"/>
    <w:rsid w:val="00761687"/>
    <w:rsid w:val="00785ADF"/>
    <w:rsid w:val="007F03D1"/>
    <w:rsid w:val="007F4621"/>
    <w:rsid w:val="00801EEA"/>
    <w:rsid w:val="008C2F75"/>
    <w:rsid w:val="008C7068"/>
    <w:rsid w:val="00911825"/>
    <w:rsid w:val="009209D3"/>
    <w:rsid w:val="00930DA9"/>
    <w:rsid w:val="00940F8B"/>
    <w:rsid w:val="00942BB7"/>
    <w:rsid w:val="00A000B9"/>
    <w:rsid w:val="00A00990"/>
    <w:rsid w:val="00A043ED"/>
    <w:rsid w:val="00A0751F"/>
    <w:rsid w:val="00A361A4"/>
    <w:rsid w:val="00A40D86"/>
    <w:rsid w:val="00A60D44"/>
    <w:rsid w:val="00A96292"/>
    <w:rsid w:val="00B13077"/>
    <w:rsid w:val="00B50F92"/>
    <w:rsid w:val="00BB5584"/>
    <w:rsid w:val="00C23810"/>
    <w:rsid w:val="00C44218"/>
    <w:rsid w:val="00CC79F0"/>
    <w:rsid w:val="00D1655A"/>
    <w:rsid w:val="00D40093"/>
    <w:rsid w:val="00D55DC5"/>
    <w:rsid w:val="00D76AF6"/>
    <w:rsid w:val="00DA7AE4"/>
    <w:rsid w:val="00E171BB"/>
    <w:rsid w:val="00EB4021"/>
    <w:rsid w:val="00EC5A66"/>
    <w:rsid w:val="00EE6B24"/>
    <w:rsid w:val="00EF3734"/>
    <w:rsid w:val="00F738D4"/>
    <w:rsid w:val="00F858E5"/>
    <w:rsid w:val="00FD098C"/>
    <w:rsid w:val="00FE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B89304"/>
  <w15:docId w15:val="{59EFD2A9-37AF-4363-AAF0-22E0D2E19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81B1B"/>
    <w:pPr>
      <w:spacing w:after="0" w:line="240" w:lineRule="auto"/>
    </w:pPr>
    <w:rPr>
      <w:rFonts w:ascii="Times New Roman" w:eastAsia="Times New Roman" w:hAnsi="Times New Roman" w:cs="Times New Roman"/>
      <w:noProof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byajntext">
    <w:name w:val="Plain Text"/>
    <w:basedOn w:val="Normlny"/>
    <w:link w:val="ObyajntextChar"/>
    <w:rsid w:val="00381B1B"/>
    <w:rPr>
      <w:rFonts w:ascii="Courier New" w:hAnsi="Courier New"/>
      <w:noProof w:val="0"/>
      <w:sz w:val="20"/>
      <w:szCs w:val="20"/>
      <w:lang w:val="en-US" w:eastAsia="en-US"/>
    </w:rPr>
  </w:style>
  <w:style w:type="character" w:customStyle="1" w:styleId="ObyajntextChar">
    <w:name w:val="Obyčajný text Char"/>
    <w:basedOn w:val="Predvolenpsmoodseku"/>
    <w:link w:val="Obyajntext"/>
    <w:rsid w:val="00381B1B"/>
    <w:rPr>
      <w:rFonts w:ascii="Courier New" w:eastAsia="Times New Roman" w:hAnsi="Courier New" w:cs="Times New Roman"/>
      <w:sz w:val="20"/>
      <w:szCs w:val="20"/>
      <w:lang w:val="en-US"/>
    </w:rPr>
  </w:style>
  <w:style w:type="paragraph" w:styleId="Hlavika">
    <w:name w:val="header"/>
    <w:basedOn w:val="Normlny"/>
    <w:link w:val="HlavikaChar"/>
    <w:rsid w:val="00381B1B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rsid w:val="00381B1B"/>
    <w:rPr>
      <w:rFonts w:ascii="Times New Roman" w:eastAsia="Times New Roman" w:hAnsi="Times New Roman" w:cs="Times New Roman"/>
      <w:noProof/>
      <w:sz w:val="24"/>
      <w:szCs w:val="24"/>
      <w:lang w:eastAsia="sk-SK"/>
    </w:rPr>
  </w:style>
  <w:style w:type="table" w:styleId="Mriekatabuky">
    <w:name w:val="Table Grid"/>
    <w:basedOn w:val="Normlnatabuka"/>
    <w:uiPriority w:val="59"/>
    <w:rsid w:val="00381B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381B1B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381B1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81B1B"/>
    <w:rPr>
      <w:rFonts w:ascii="Tahoma" w:eastAsia="Times New Roman" w:hAnsi="Tahoma" w:cs="Tahoma"/>
      <w:noProof/>
      <w:sz w:val="16"/>
      <w:szCs w:val="16"/>
      <w:lang w:eastAsia="sk-SK"/>
    </w:rPr>
  </w:style>
  <w:style w:type="character" w:styleId="Zstupntext">
    <w:name w:val="Placeholder Text"/>
    <w:basedOn w:val="Predvolenpsmoodseku"/>
    <w:uiPriority w:val="99"/>
    <w:semiHidden/>
    <w:rsid w:val="00037B1F"/>
    <w:rPr>
      <w:color w:val="808080"/>
    </w:rPr>
  </w:style>
  <w:style w:type="paragraph" w:styleId="Pta">
    <w:name w:val="footer"/>
    <w:basedOn w:val="Normlny"/>
    <w:link w:val="PtaChar"/>
    <w:uiPriority w:val="99"/>
    <w:unhideWhenUsed/>
    <w:rsid w:val="009209D3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9209D3"/>
    <w:rPr>
      <w:rFonts w:ascii="Times New Roman" w:eastAsia="Times New Roman" w:hAnsi="Times New Roman" w:cs="Times New Roman"/>
      <w:noProof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2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10</Pages>
  <Words>2098</Words>
  <Characters>11965</Characters>
  <Application>Microsoft Office Word</Application>
  <DocSecurity>0</DocSecurity>
  <Lines>99</Lines>
  <Paragraphs>28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pokus</dc:creator>
  <cp:lastModifiedBy>Emma Macháčová</cp:lastModifiedBy>
  <cp:revision>51</cp:revision>
  <cp:lastPrinted>2015-10-20T13:36:00Z</cp:lastPrinted>
  <dcterms:created xsi:type="dcterms:W3CDTF">2015-10-12T15:03:00Z</dcterms:created>
  <dcterms:modified xsi:type="dcterms:W3CDTF">2020-10-20T22:49:00Z</dcterms:modified>
</cp:coreProperties>
</file>